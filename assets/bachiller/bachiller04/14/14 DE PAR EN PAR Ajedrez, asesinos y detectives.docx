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94137" w:rsidR="00487DF4" w:rsidP="00694137" w:rsidRDefault="00487DF4" w14:paraId="1080E259" w14:textId="77777777">
      <w:pPr>
        <w:pStyle w:val="Sinespaciado"/>
        <w:spacing w:line="360" w:lineRule="auto"/>
        <w:jc w:val="center"/>
        <w:rPr>
          <w:rFonts w:ascii="Aptos" w:hAnsi="Aptos" w:cs="Arial"/>
          <w:b/>
          <w:sz w:val="24"/>
          <w:szCs w:val="24"/>
        </w:rPr>
      </w:pPr>
      <w:r w:rsidRPr="00694137">
        <w:rPr>
          <w:rFonts w:ascii="Aptos" w:hAnsi="Aptos" w:cs="Arial"/>
          <w:b/>
          <w:sz w:val="24"/>
          <w:szCs w:val="24"/>
        </w:rPr>
        <w:t>Ajedrez, asesinos y detectives</w:t>
      </w:r>
    </w:p>
    <w:p w:rsidR="005B5E80" w:rsidP="00694137" w:rsidRDefault="005B5E80" w14:paraId="09284337" w14:textId="77777777">
      <w:pPr>
        <w:pStyle w:val="Sinespaciado"/>
        <w:spacing w:line="360" w:lineRule="auto"/>
        <w:jc w:val="both"/>
        <w:rPr>
          <w:rFonts w:ascii="Aptos" w:hAnsi="Aptos" w:cs="Arial"/>
          <w:sz w:val="24"/>
          <w:szCs w:val="24"/>
        </w:rPr>
      </w:pPr>
    </w:p>
    <w:p w:rsidRPr="00C12F09" w:rsidR="00C12F09" w:rsidP="00C12F09" w:rsidRDefault="00C12F09" w14:paraId="58CE5442" w14:textId="117E8072">
      <w:pPr>
        <w:pStyle w:val="Sinespaciado"/>
        <w:spacing w:line="360" w:lineRule="auto"/>
        <w:jc w:val="right"/>
        <w:rPr>
          <w:rFonts w:ascii="Aptos" w:hAnsi="Aptos" w:cs="Arial"/>
          <w:b w:val="1"/>
          <w:bCs w:val="1"/>
          <w:sz w:val="24"/>
          <w:szCs w:val="24"/>
        </w:rPr>
      </w:pPr>
      <w:commentRangeStart w:id="723565811"/>
      <w:r w:rsidRPr="6AB03DC8" w:rsidR="690291D1">
        <w:rPr>
          <w:rFonts w:ascii="Aptos" w:hAnsi="Aptos" w:cs="Arial"/>
          <w:b w:val="1"/>
          <w:bCs w:val="1"/>
          <w:sz w:val="24"/>
          <w:szCs w:val="24"/>
        </w:rPr>
        <w:t>Leonardo</w:t>
      </w:r>
      <w:commentRangeEnd w:id="723565811"/>
      <w:r>
        <w:rPr>
          <w:rStyle w:val="CommentReference"/>
        </w:rPr>
        <w:commentReference w:id="723565811"/>
      </w:r>
      <w:r w:rsidRPr="6AB03DC8" w:rsidR="690291D1">
        <w:rPr>
          <w:rFonts w:ascii="Aptos" w:hAnsi="Aptos" w:cs="Arial"/>
          <w:b w:val="1"/>
          <w:bCs w:val="1"/>
          <w:sz w:val="24"/>
          <w:szCs w:val="24"/>
        </w:rPr>
        <w:t xml:space="preserve"> Fonseca Robles</w:t>
      </w:r>
    </w:p>
    <w:p w:rsidRPr="00694137" w:rsidR="00C12F09" w:rsidP="00694137" w:rsidRDefault="00C12F09" w14:paraId="100991BA" w14:textId="77777777">
      <w:pPr>
        <w:pStyle w:val="Sinespaciado"/>
        <w:spacing w:line="360" w:lineRule="auto"/>
        <w:jc w:val="both"/>
        <w:rPr>
          <w:rFonts w:ascii="Aptos" w:hAnsi="Aptos" w:cs="Arial"/>
          <w:sz w:val="24"/>
          <w:szCs w:val="24"/>
        </w:rPr>
      </w:pPr>
    </w:p>
    <w:p w:rsidRPr="00694137" w:rsidR="00487DF4" w:rsidP="00694137" w:rsidRDefault="00487DF4" w14:paraId="68A73D71" w14:textId="01E3CB12">
      <w:pPr>
        <w:pStyle w:val="Sinespaciado"/>
        <w:spacing w:line="360" w:lineRule="auto"/>
        <w:jc w:val="both"/>
        <w:rPr>
          <w:rFonts w:ascii="Aptos" w:hAnsi="Aptos" w:cs="Arial"/>
          <w:sz w:val="24"/>
          <w:szCs w:val="24"/>
        </w:rPr>
      </w:pPr>
      <w:r w:rsidRPr="7CBC3840" w:rsidR="1FCE1CA5">
        <w:rPr>
          <w:rFonts w:ascii="Aptos" w:hAnsi="Aptos" w:cs="Arial"/>
          <w:sz w:val="24"/>
          <w:szCs w:val="24"/>
        </w:rPr>
        <w:t xml:space="preserve">Jake </w:t>
      </w:r>
      <w:r w:rsidRPr="7CBC3840" w:rsidR="1FCE1CA5">
        <w:rPr>
          <w:rFonts w:ascii="Aptos" w:hAnsi="Aptos" w:cs="Arial"/>
          <w:sz w:val="24"/>
          <w:szCs w:val="24"/>
        </w:rPr>
        <w:t>Pepper</w:t>
      </w:r>
      <w:r w:rsidRPr="7CBC3840" w:rsidR="1FCE1CA5">
        <w:rPr>
          <w:rFonts w:ascii="Aptos" w:hAnsi="Aptos" w:cs="Arial"/>
          <w:sz w:val="24"/>
          <w:szCs w:val="24"/>
        </w:rPr>
        <w:t xml:space="preserve"> y Robert </w:t>
      </w:r>
      <w:r w:rsidRPr="7CBC3840" w:rsidR="1FCE1CA5">
        <w:rPr>
          <w:rFonts w:ascii="Aptos" w:hAnsi="Aptos" w:cs="Arial"/>
          <w:sz w:val="24"/>
          <w:szCs w:val="24"/>
        </w:rPr>
        <w:t>Hawley</w:t>
      </w:r>
      <w:r w:rsidRPr="7CBC3840" w:rsidR="1FCE1CA5">
        <w:rPr>
          <w:rFonts w:ascii="Aptos" w:hAnsi="Aptos" w:cs="Arial"/>
          <w:sz w:val="24"/>
          <w:szCs w:val="24"/>
        </w:rPr>
        <w:t xml:space="preserve"> Quinn se reúnen para jugar ajedrez. Jake es un detective que busca al culpable de varios asesinatos; Quinn es el posible asesino. Se trata de una breve novela de Truman Capote</w:t>
      </w:r>
      <w:ins w:author="Cristina Alejandra Muñoz Ortega" w:date="2026-02-10T18:15:08.872Z" w:id="1175200952">
        <w:r w:rsidRPr="7CBC3840" w:rsidR="1F91FCB2">
          <w:rPr>
            <w:rFonts w:ascii="Aptos" w:hAnsi="Aptos" w:cs="Arial"/>
            <w:sz w:val="24"/>
            <w:szCs w:val="24"/>
          </w:rPr>
          <w:t>,</w:t>
        </w:r>
      </w:ins>
      <w:r w:rsidRPr="7CBC3840" w:rsidR="1FCE1CA5">
        <w:rPr>
          <w:rFonts w:ascii="Aptos" w:hAnsi="Aptos" w:cs="Arial"/>
          <w:sz w:val="24"/>
          <w:szCs w:val="24"/>
        </w:rPr>
        <w:t xml:space="preserve"> traducida al español como </w:t>
      </w:r>
      <w:r w:rsidRPr="7CBC3840" w:rsidR="1FCE1CA5">
        <w:rPr>
          <w:rFonts w:ascii="Aptos" w:hAnsi="Aptos" w:cs="Arial"/>
          <w:i w:val="1"/>
          <w:iCs w:val="1"/>
          <w:sz w:val="24"/>
          <w:szCs w:val="24"/>
        </w:rPr>
        <w:t>Ataúdes tallados a mano</w:t>
      </w:r>
      <w:r w:rsidRPr="7CBC3840" w:rsidR="42C081DA">
        <w:rPr>
          <w:rFonts w:ascii="Aptos" w:hAnsi="Aptos" w:cs="Arial"/>
          <w:i w:val="1"/>
          <w:iCs w:val="1"/>
          <w:sz w:val="24"/>
          <w:szCs w:val="24"/>
        </w:rPr>
        <w:t xml:space="preserve"> </w:t>
      </w:r>
      <w:r w:rsidRPr="7CBC3840" w:rsidR="42C081DA">
        <w:rPr>
          <w:rFonts w:ascii="Aptos" w:hAnsi="Aptos" w:cs="Arial"/>
          <w:sz w:val="24"/>
          <w:szCs w:val="24"/>
        </w:rPr>
        <w:t>(</w:t>
      </w:r>
      <w:r w:rsidRPr="7CBC3840" w:rsidR="42C081DA">
        <w:rPr>
          <w:rFonts w:ascii="Aptos" w:hAnsi="Aptos" w:cs="Arial"/>
          <w:i w:val="1"/>
          <w:iCs w:val="1"/>
          <w:sz w:val="24"/>
          <w:szCs w:val="24"/>
        </w:rPr>
        <w:t>Handcarved</w:t>
      </w:r>
      <w:r w:rsidRPr="7CBC3840" w:rsidR="42C081DA">
        <w:rPr>
          <w:rFonts w:ascii="Aptos" w:hAnsi="Aptos" w:cs="Arial"/>
          <w:i w:val="1"/>
          <w:iCs w:val="1"/>
          <w:sz w:val="24"/>
          <w:szCs w:val="24"/>
        </w:rPr>
        <w:t xml:space="preserve"> </w:t>
      </w:r>
      <w:r w:rsidRPr="7CBC3840" w:rsidR="42C081DA">
        <w:rPr>
          <w:rFonts w:ascii="Aptos" w:hAnsi="Aptos" w:cs="Arial"/>
          <w:i w:val="1"/>
          <w:iCs w:val="1"/>
          <w:sz w:val="24"/>
          <w:szCs w:val="24"/>
        </w:rPr>
        <w:t>Coffins</w:t>
      </w:r>
      <w:r w:rsidRPr="7CBC3840" w:rsidR="12FE2FDA">
        <w:rPr>
          <w:rFonts w:ascii="Aptos" w:hAnsi="Aptos" w:cs="Arial"/>
          <w:sz w:val="24"/>
          <w:szCs w:val="24"/>
        </w:rPr>
        <w:t xml:space="preserve">) y publicada </w:t>
      </w:r>
      <w:r w:rsidRPr="7CBC3840" w:rsidR="0E11791D">
        <w:rPr>
          <w:rFonts w:ascii="Aptos" w:hAnsi="Aptos" w:cs="Arial"/>
          <w:sz w:val="24"/>
          <w:szCs w:val="24"/>
        </w:rPr>
        <w:t>dentro</w:t>
      </w:r>
      <w:r w:rsidRPr="7CBC3840" w:rsidR="0430017B">
        <w:rPr>
          <w:rFonts w:ascii="Aptos" w:hAnsi="Aptos" w:cs="Arial"/>
          <w:sz w:val="24"/>
          <w:szCs w:val="24"/>
        </w:rPr>
        <w:t xml:space="preserve"> de</w:t>
      </w:r>
      <w:r w:rsidRPr="7CBC3840" w:rsidR="12FE2FDA">
        <w:rPr>
          <w:rFonts w:ascii="Aptos" w:hAnsi="Aptos" w:cs="Arial"/>
          <w:sz w:val="24"/>
          <w:szCs w:val="24"/>
        </w:rPr>
        <w:t xml:space="preserve"> </w:t>
      </w:r>
      <w:r w:rsidRPr="7CBC3840" w:rsidR="235C1E32">
        <w:rPr>
          <w:rFonts w:ascii="Aptos" w:hAnsi="Aptos" w:cs="Arial"/>
          <w:sz w:val="24"/>
          <w:szCs w:val="24"/>
        </w:rPr>
        <w:t xml:space="preserve">la </w:t>
      </w:r>
      <w:r w:rsidRPr="7CBC3840" w:rsidR="67361824">
        <w:rPr>
          <w:rFonts w:ascii="Aptos" w:hAnsi="Aptos" w:cs="Arial"/>
          <w:sz w:val="24"/>
          <w:szCs w:val="24"/>
        </w:rPr>
        <w:t>antología</w:t>
      </w:r>
      <w:r w:rsidRPr="7CBC3840" w:rsidR="235C1E32">
        <w:rPr>
          <w:rFonts w:ascii="Aptos" w:hAnsi="Aptos" w:cs="Arial"/>
          <w:sz w:val="24"/>
          <w:szCs w:val="24"/>
        </w:rPr>
        <w:t xml:space="preserve"> </w:t>
      </w:r>
      <w:r w:rsidRPr="7CBC3840" w:rsidR="235C1E32">
        <w:rPr>
          <w:rFonts w:ascii="Aptos" w:hAnsi="Aptos" w:cs="Arial"/>
          <w:i w:val="1"/>
          <w:iCs w:val="1"/>
          <w:sz w:val="24"/>
          <w:szCs w:val="24"/>
        </w:rPr>
        <w:t>Música para camaleones</w:t>
      </w:r>
      <w:r w:rsidRPr="7CBC3840" w:rsidR="235C1E32">
        <w:rPr>
          <w:rFonts w:ascii="Aptos" w:hAnsi="Aptos" w:cs="Arial"/>
          <w:sz w:val="24"/>
          <w:szCs w:val="24"/>
        </w:rPr>
        <w:t xml:space="preserve"> (1980)</w:t>
      </w:r>
      <w:r w:rsidRPr="7CBC3840" w:rsidR="1FCE1CA5">
        <w:rPr>
          <w:rFonts w:ascii="Aptos" w:hAnsi="Aptos" w:cs="Arial"/>
          <w:sz w:val="24"/>
          <w:szCs w:val="24"/>
        </w:rPr>
        <w:t xml:space="preserve">. ¿Por qué un detective y un sospechoso juegan ajedrez? ¿Por qué no otro juego? Las partidas entre ambos son </w:t>
      </w:r>
      <w:del w:author="Cristina Alejandra Muñoz Ortega" w:date="2026-02-10T18:15:17.46Z" w:id="84741453">
        <w:r w:rsidRPr="7CBC3840" w:rsidDel="1FCE1CA5">
          <w:rPr>
            <w:rFonts w:ascii="Aptos" w:hAnsi="Aptos" w:cs="Arial"/>
            <w:sz w:val="24"/>
            <w:szCs w:val="24"/>
          </w:rPr>
          <w:delText xml:space="preserve">el </w:delText>
        </w:r>
      </w:del>
      <w:r w:rsidRPr="7CBC3840" w:rsidR="1FCE1CA5">
        <w:rPr>
          <w:rFonts w:ascii="Aptos" w:hAnsi="Aptos" w:cs="Arial"/>
          <w:sz w:val="24"/>
          <w:szCs w:val="24"/>
        </w:rPr>
        <w:t>símbolo de una auténtica pelea; cada uno pre</w:t>
      </w:r>
      <w:r w:rsidRPr="7CBC3840" w:rsidR="7B328DEE">
        <w:rPr>
          <w:rFonts w:ascii="Aptos" w:hAnsi="Aptos" w:cs="Arial"/>
          <w:sz w:val="24"/>
          <w:szCs w:val="24"/>
        </w:rPr>
        <w:t xml:space="preserve">tende, a toda costa, dominar </w:t>
      </w:r>
      <w:r w:rsidRPr="7CBC3840" w:rsidR="1FCE1CA5">
        <w:rPr>
          <w:rFonts w:ascii="Aptos" w:hAnsi="Aptos" w:cs="Arial"/>
          <w:sz w:val="24"/>
          <w:szCs w:val="24"/>
        </w:rPr>
        <w:t>el tablero. La trama es similar a un intenso juego de ajedrez. Las negras luchan por protegerse y</w:t>
      </w:r>
      <w:r w:rsidRPr="7CBC3840" w:rsidR="059AB345">
        <w:rPr>
          <w:rFonts w:ascii="Aptos" w:hAnsi="Aptos" w:cs="Arial"/>
          <w:sz w:val="24"/>
          <w:szCs w:val="24"/>
        </w:rPr>
        <w:t>,</w:t>
      </w:r>
      <w:r w:rsidRPr="7CBC3840" w:rsidR="1FCE1CA5">
        <w:rPr>
          <w:rFonts w:ascii="Aptos" w:hAnsi="Aptos" w:cs="Arial"/>
          <w:sz w:val="24"/>
          <w:szCs w:val="24"/>
        </w:rPr>
        <w:t xml:space="preserve"> al mismo tiempo</w:t>
      </w:r>
      <w:r w:rsidRPr="7CBC3840" w:rsidR="402C2916">
        <w:rPr>
          <w:rFonts w:ascii="Aptos" w:hAnsi="Aptos" w:cs="Arial"/>
          <w:sz w:val="24"/>
          <w:szCs w:val="24"/>
        </w:rPr>
        <w:t>,</w:t>
      </w:r>
      <w:r w:rsidRPr="7CBC3840" w:rsidR="1FCE1CA5">
        <w:rPr>
          <w:rFonts w:ascii="Aptos" w:hAnsi="Aptos" w:cs="Arial"/>
          <w:sz w:val="24"/>
          <w:szCs w:val="24"/>
        </w:rPr>
        <w:t xml:space="preserve"> saben atacar; las blancas juegan en un espacio difuso</w:t>
      </w:r>
      <w:r w:rsidRPr="7CBC3840" w:rsidR="55562A4D">
        <w:rPr>
          <w:rFonts w:ascii="Aptos" w:hAnsi="Aptos" w:cs="Arial"/>
          <w:sz w:val="24"/>
          <w:szCs w:val="24"/>
        </w:rPr>
        <w:t>:</w:t>
      </w:r>
      <w:r w:rsidRPr="7CBC3840" w:rsidR="1FCE1CA5">
        <w:rPr>
          <w:rFonts w:ascii="Aptos" w:hAnsi="Aptos" w:cs="Arial"/>
          <w:sz w:val="24"/>
          <w:szCs w:val="24"/>
        </w:rPr>
        <w:t xml:space="preserve"> el detective no logra un buen desarrollo, su apertura no fue la mejor. </w:t>
      </w:r>
    </w:p>
    <w:p w:rsidR="00A04551" w:rsidP="00694137" w:rsidRDefault="00487DF4" w14:paraId="0E61C997" w14:textId="7F3C467E">
      <w:pPr>
        <w:pStyle w:val="Sinespaciado"/>
        <w:spacing w:line="360" w:lineRule="auto"/>
        <w:ind w:firstLine="708"/>
        <w:jc w:val="both"/>
        <w:rPr>
          <w:rFonts w:ascii="Aptos" w:hAnsi="Aptos" w:cs="Arial"/>
          <w:sz w:val="24"/>
          <w:szCs w:val="24"/>
        </w:rPr>
      </w:pPr>
      <w:r w:rsidRPr="6D7DA06C">
        <w:rPr>
          <w:rFonts w:ascii="Aptos" w:hAnsi="Aptos" w:cs="Arial"/>
          <w:sz w:val="24"/>
          <w:szCs w:val="24"/>
        </w:rPr>
        <w:t xml:space="preserve">Los episodios de la vida cotidiana </w:t>
      </w:r>
      <w:r w:rsidRPr="6D7DA06C" w:rsidR="00A81BB3">
        <w:rPr>
          <w:rFonts w:ascii="Aptos" w:hAnsi="Aptos" w:cs="Arial"/>
          <w:sz w:val="24"/>
          <w:szCs w:val="24"/>
        </w:rPr>
        <w:t>suelen</w:t>
      </w:r>
      <w:r w:rsidRPr="6D7DA06C">
        <w:rPr>
          <w:rFonts w:ascii="Aptos" w:hAnsi="Aptos" w:cs="Arial"/>
          <w:sz w:val="24"/>
          <w:szCs w:val="24"/>
        </w:rPr>
        <w:t xml:space="preserve"> </w:t>
      </w:r>
      <w:r w:rsidRPr="6D7DA06C" w:rsidR="76332234">
        <w:rPr>
          <w:rFonts w:ascii="Aptos" w:hAnsi="Aptos" w:cs="Arial"/>
          <w:sz w:val="24"/>
          <w:szCs w:val="24"/>
        </w:rPr>
        <w:t>compararse</w:t>
      </w:r>
      <w:r w:rsidRPr="6D7DA06C">
        <w:rPr>
          <w:rFonts w:ascii="Aptos" w:hAnsi="Aptos" w:cs="Arial"/>
          <w:sz w:val="24"/>
          <w:szCs w:val="24"/>
        </w:rPr>
        <w:t xml:space="preserve"> con una gran variedad de juegos; éstos sirven de fuente para recoger expresiones adaptables a nuestras vivencias. Es común escuchar frases como: “sacaré mi última carta”</w:t>
      </w:r>
      <w:r w:rsidRPr="6D7DA06C" w:rsidR="00A81BB3">
        <w:rPr>
          <w:rFonts w:ascii="Aptos" w:hAnsi="Aptos" w:cs="Arial"/>
          <w:sz w:val="24"/>
          <w:szCs w:val="24"/>
        </w:rPr>
        <w:t>,</w:t>
      </w:r>
      <w:r w:rsidRPr="6D7DA06C">
        <w:rPr>
          <w:rFonts w:ascii="Aptos" w:hAnsi="Aptos" w:cs="Arial"/>
          <w:sz w:val="24"/>
          <w:szCs w:val="24"/>
        </w:rPr>
        <w:t xml:space="preserve"> “</w:t>
      </w:r>
      <w:r w:rsidRPr="6D7DA06C" w:rsidR="00A81BB3">
        <w:rPr>
          <w:rFonts w:ascii="Aptos" w:hAnsi="Aptos" w:cs="Arial"/>
          <w:sz w:val="24"/>
          <w:szCs w:val="24"/>
        </w:rPr>
        <w:t>los dados estaban cargados</w:t>
      </w:r>
      <w:r w:rsidRPr="6D7DA06C">
        <w:rPr>
          <w:rFonts w:ascii="Aptos" w:hAnsi="Aptos" w:cs="Arial"/>
          <w:sz w:val="24"/>
          <w:szCs w:val="24"/>
        </w:rPr>
        <w:t>”</w:t>
      </w:r>
      <w:r w:rsidRPr="6D7DA06C" w:rsidR="00A81BB3">
        <w:rPr>
          <w:rFonts w:ascii="Aptos" w:hAnsi="Aptos" w:cs="Arial"/>
          <w:sz w:val="24"/>
          <w:szCs w:val="24"/>
        </w:rPr>
        <w:t xml:space="preserve"> o “la bajó de pechito”</w:t>
      </w:r>
      <w:r w:rsidRPr="6D7DA06C">
        <w:rPr>
          <w:rFonts w:ascii="Aptos" w:hAnsi="Aptos" w:cs="Arial"/>
          <w:sz w:val="24"/>
          <w:szCs w:val="24"/>
        </w:rPr>
        <w:t xml:space="preserve">. Sin embargo, el ajedrez </w:t>
      </w:r>
      <w:r w:rsidRPr="6D7DA06C" w:rsidR="00743695">
        <w:rPr>
          <w:rFonts w:ascii="Aptos" w:hAnsi="Aptos" w:cs="Arial"/>
          <w:sz w:val="24"/>
          <w:szCs w:val="24"/>
        </w:rPr>
        <w:t>no embona</w:t>
      </w:r>
      <w:r w:rsidRPr="6D7DA06C">
        <w:rPr>
          <w:rFonts w:ascii="Aptos" w:hAnsi="Aptos" w:cs="Arial"/>
          <w:sz w:val="24"/>
          <w:szCs w:val="24"/>
        </w:rPr>
        <w:t xml:space="preserve"> tan fácilmente en </w:t>
      </w:r>
      <w:r w:rsidRPr="6D7DA06C" w:rsidR="00B87AB3">
        <w:rPr>
          <w:rFonts w:ascii="Aptos" w:hAnsi="Aptos" w:cs="Arial"/>
          <w:sz w:val="24"/>
          <w:szCs w:val="24"/>
        </w:rPr>
        <w:t>los discursos cotidianos</w:t>
      </w:r>
      <w:r w:rsidRPr="6D7DA06C">
        <w:rPr>
          <w:rFonts w:ascii="Aptos" w:hAnsi="Aptos" w:cs="Arial"/>
          <w:sz w:val="24"/>
          <w:szCs w:val="24"/>
        </w:rPr>
        <w:t xml:space="preserve">. La razón es sencilla: es un juego que exige mayor voluntad de aprendizaje, más constancia y una persistencia que tiende a </w:t>
      </w:r>
      <w:r w:rsidRPr="6D7DA06C" w:rsidR="00B87AB3">
        <w:rPr>
          <w:rFonts w:ascii="Aptos" w:hAnsi="Aptos" w:cs="Arial"/>
          <w:sz w:val="24"/>
          <w:szCs w:val="24"/>
        </w:rPr>
        <w:t>la</w:t>
      </w:r>
      <w:r w:rsidRPr="6D7DA06C">
        <w:rPr>
          <w:rFonts w:ascii="Aptos" w:hAnsi="Aptos" w:cs="Arial"/>
          <w:sz w:val="24"/>
          <w:szCs w:val="24"/>
        </w:rPr>
        <w:t xml:space="preserve"> obsesión. </w:t>
      </w:r>
      <w:r w:rsidRPr="6D7DA06C" w:rsidR="00B87AB3">
        <w:rPr>
          <w:rFonts w:ascii="Aptos" w:hAnsi="Aptos" w:cs="Arial"/>
          <w:sz w:val="24"/>
          <w:szCs w:val="24"/>
        </w:rPr>
        <w:t>Si e</w:t>
      </w:r>
      <w:r w:rsidRPr="6D7DA06C">
        <w:rPr>
          <w:rFonts w:ascii="Aptos" w:hAnsi="Aptos" w:cs="Arial"/>
          <w:sz w:val="24"/>
          <w:szCs w:val="24"/>
        </w:rPr>
        <w:t xml:space="preserve">l esfuerzo mental es </w:t>
      </w:r>
      <w:r w:rsidRPr="6D7DA06C" w:rsidR="29642108">
        <w:rPr>
          <w:rFonts w:ascii="Aptos" w:hAnsi="Aptos" w:cs="Arial"/>
          <w:sz w:val="24"/>
          <w:szCs w:val="24"/>
        </w:rPr>
        <w:t xml:space="preserve">mayor </w:t>
      </w:r>
      <w:r w:rsidRPr="6D7DA06C">
        <w:rPr>
          <w:rFonts w:ascii="Aptos" w:hAnsi="Aptos" w:cs="Arial"/>
          <w:sz w:val="24"/>
          <w:szCs w:val="24"/>
        </w:rPr>
        <w:t xml:space="preserve">que en otros juegos, </w:t>
      </w:r>
      <w:r w:rsidRPr="6D7DA06C" w:rsidR="2355D7C1">
        <w:rPr>
          <w:rFonts w:ascii="Aptos" w:hAnsi="Aptos" w:cs="Arial"/>
          <w:sz w:val="24"/>
          <w:szCs w:val="24"/>
        </w:rPr>
        <w:t xml:space="preserve">también lo </w:t>
      </w:r>
      <w:r w:rsidRPr="6D7DA06C" w:rsidR="00CC382B">
        <w:rPr>
          <w:rFonts w:ascii="Aptos" w:hAnsi="Aptos" w:cs="Arial"/>
          <w:sz w:val="24"/>
          <w:szCs w:val="24"/>
        </w:rPr>
        <w:t>será la dificultad de</w:t>
      </w:r>
      <w:r w:rsidRPr="6D7DA06C">
        <w:rPr>
          <w:rFonts w:ascii="Aptos" w:hAnsi="Aptos" w:cs="Arial"/>
          <w:sz w:val="24"/>
          <w:szCs w:val="24"/>
        </w:rPr>
        <w:t xml:space="preserve"> trasladar conceptos </w:t>
      </w:r>
      <w:r w:rsidRPr="6D7DA06C" w:rsidR="00CC382B">
        <w:rPr>
          <w:rFonts w:ascii="Aptos" w:hAnsi="Aptos" w:cs="Arial"/>
          <w:sz w:val="24"/>
          <w:szCs w:val="24"/>
        </w:rPr>
        <w:t>ajedrecísticos</w:t>
      </w:r>
      <w:r w:rsidRPr="6D7DA06C">
        <w:rPr>
          <w:rFonts w:ascii="Aptos" w:hAnsi="Aptos" w:cs="Arial"/>
          <w:sz w:val="24"/>
          <w:szCs w:val="24"/>
        </w:rPr>
        <w:t xml:space="preserve"> a la vida cotidiana</w:t>
      </w:r>
      <w:r w:rsidRPr="6D7DA06C" w:rsidR="0EF78BDD">
        <w:rPr>
          <w:rFonts w:ascii="Aptos" w:hAnsi="Aptos" w:cs="Arial"/>
          <w:sz w:val="24"/>
          <w:szCs w:val="24"/>
        </w:rPr>
        <w:t>,</w:t>
      </w:r>
      <w:r w:rsidRPr="6D7DA06C" w:rsidR="00CC382B">
        <w:rPr>
          <w:rFonts w:ascii="Aptos" w:hAnsi="Aptos" w:cs="Arial"/>
          <w:sz w:val="24"/>
          <w:szCs w:val="24"/>
        </w:rPr>
        <w:t xml:space="preserve"> salvo el clásico “jaque mate”</w:t>
      </w:r>
      <w:r w:rsidRPr="6D7DA06C">
        <w:rPr>
          <w:rFonts w:ascii="Aptos" w:hAnsi="Aptos" w:cs="Arial"/>
          <w:sz w:val="24"/>
          <w:szCs w:val="24"/>
        </w:rPr>
        <w:t xml:space="preserve">. </w:t>
      </w:r>
    </w:p>
    <w:p w:rsidRPr="00694137" w:rsidR="00487DF4" w:rsidP="00694137" w:rsidRDefault="00487DF4" w14:paraId="72ECF52F" w14:textId="22D35E41">
      <w:pPr>
        <w:pStyle w:val="Sinespaciado"/>
        <w:spacing w:line="360" w:lineRule="auto"/>
        <w:ind w:firstLine="708"/>
        <w:jc w:val="both"/>
        <w:rPr>
          <w:rFonts w:ascii="Aptos" w:hAnsi="Aptos" w:cs="Arial"/>
          <w:sz w:val="24"/>
          <w:szCs w:val="24"/>
        </w:rPr>
      </w:pPr>
      <w:r w:rsidRPr="6D7DA06C">
        <w:rPr>
          <w:rFonts w:ascii="Aptos" w:hAnsi="Aptos" w:cs="Arial"/>
          <w:sz w:val="24"/>
          <w:szCs w:val="24"/>
        </w:rPr>
        <w:t>A pesar de ello, existen momentos cuya planeación y ejecución requieren</w:t>
      </w:r>
      <w:r w:rsidRPr="6D7DA06C" w:rsidR="002454DB">
        <w:rPr>
          <w:rFonts w:ascii="Aptos" w:hAnsi="Aptos" w:cs="Arial"/>
          <w:sz w:val="24"/>
          <w:szCs w:val="24"/>
        </w:rPr>
        <w:t xml:space="preserve"> de</w:t>
      </w:r>
      <w:r w:rsidRPr="6D7DA06C">
        <w:rPr>
          <w:rFonts w:ascii="Aptos" w:hAnsi="Aptos" w:cs="Arial"/>
          <w:sz w:val="24"/>
          <w:szCs w:val="24"/>
        </w:rPr>
        <w:t xml:space="preserve"> una habilidad </w:t>
      </w:r>
      <w:r w:rsidRPr="6D7DA06C" w:rsidR="36DE5EEA">
        <w:rPr>
          <w:rFonts w:ascii="Aptos" w:hAnsi="Aptos" w:cs="Arial"/>
          <w:sz w:val="24"/>
          <w:szCs w:val="24"/>
        </w:rPr>
        <w:t xml:space="preserve">propia del </w:t>
      </w:r>
      <w:r w:rsidRPr="6D7DA06C" w:rsidR="00CC382B">
        <w:rPr>
          <w:rFonts w:ascii="Aptos" w:hAnsi="Aptos" w:cs="Arial"/>
          <w:sz w:val="24"/>
          <w:szCs w:val="24"/>
        </w:rPr>
        <w:t>ajedrecista</w:t>
      </w:r>
      <w:r w:rsidRPr="6D7DA06C">
        <w:rPr>
          <w:rFonts w:ascii="Aptos" w:hAnsi="Aptos" w:cs="Arial"/>
          <w:sz w:val="24"/>
          <w:szCs w:val="24"/>
        </w:rPr>
        <w:t>. Son situaciones cruciales, definitorias, delicadas, no comunes. Cuando los ajedrecistas se enfrentan a una grave</w:t>
      </w:r>
      <w:r w:rsidRPr="6D7DA06C" w:rsidR="00003A35">
        <w:rPr>
          <w:rFonts w:ascii="Aptos" w:hAnsi="Aptos" w:cs="Arial"/>
          <w:sz w:val="24"/>
          <w:szCs w:val="24"/>
        </w:rPr>
        <w:t xml:space="preserve"> complicación en su mundo real,</w:t>
      </w:r>
      <w:r w:rsidRPr="6D7DA06C">
        <w:rPr>
          <w:rFonts w:ascii="Aptos" w:hAnsi="Aptos" w:cs="Arial"/>
          <w:sz w:val="24"/>
          <w:szCs w:val="24"/>
        </w:rPr>
        <w:t xml:space="preserve"> la </w:t>
      </w:r>
      <w:r w:rsidRPr="6D7DA06C" w:rsidR="1F3F1D71">
        <w:rPr>
          <w:rFonts w:ascii="Aptos" w:hAnsi="Aptos" w:cs="Arial"/>
          <w:sz w:val="24"/>
          <w:szCs w:val="24"/>
        </w:rPr>
        <w:t xml:space="preserve">resuelven </w:t>
      </w:r>
      <w:r w:rsidRPr="6D7DA06C">
        <w:rPr>
          <w:rFonts w:ascii="Aptos" w:hAnsi="Aptos" w:cs="Arial"/>
          <w:sz w:val="24"/>
          <w:szCs w:val="24"/>
        </w:rPr>
        <w:t xml:space="preserve">con </w:t>
      </w:r>
      <w:r w:rsidRPr="6D7DA06C" w:rsidR="3D73AFD8">
        <w:rPr>
          <w:rFonts w:ascii="Aptos" w:hAnsi="Aptos" w:cs="Arial"/>
          <w:sz w:val="24"/>
          <w:szCs w:val="24"/>
        </w:rPr>
        <w:t xml:space="preserve">el </w:t>
      </w:r>
      <w:r w:rsidRPr="6D7DA06C">
        <w:rPr>
          <w:rFonts w:ascii="Aptos" w:hAnsi="Aptos" w:cs="Arial"/>
          <w:sz w:val="24"/>
          <w:szCs w:val="24"/>
        </w:rPr>
        <w:t>mismo rigor</w:t>
      </w:r>
      <w:r w:rsidRPr="6D7DA06C" w:rsidR="00CC382B">
        <w:rPr>
          <w:rFonts w:ascii="Aptos" w:hAnsi="Aptos" w:cs="Arial"/>
          <w:sz w:val="24"/>
          <w:szCs w:val="24"/>
        </w:rPr>
        <w:t xml:space="preserve">, imaginación e inteligencia </w:t>
      </w:r>
      <w:r w:rsidRPr="6D7DA06C">
        <w:rPr>
          <w:rFonts w:ascii="Aptos" w:hAnsi="Aptos" w:cs="Arial"/>
          <w:sz w:val="24"/>
          <w:szCs w:val="24"/>
        </w:rPr>
        <w:t xml:space="preserve">con que resuelven un mate en tres jugadas. </w:t>
      </w:r>
    </w:p>
    <w:p w:rsidRPr="00694137" w:rsidR="00487DF4" w:rsidRDefault="00487DF4" w14:paraId="078703D0" w14:textId="46694736">
      <w:pPr>
        <w:pStyle w:val="Sinespaciado"/>
        <w:spacing w:line="360" w:lineRule="auto"/>
        <w:ind w:firstLine="708"/>
        <w:jc w:val="both"/>
        <w:rPr>
          <w:rFonts w:ascii="Aptos" w:hAnsi="Aptos" w:cs="Arial"/>
          <w:sz w:val="24"/>
          <w:szCs w:val="24"/>
        </w:rPr>
      </w:pPr>
      <w:r w:rsidRPr="7CBC3840" w:rsidR="1FCE1CA5">
        <w:rPr>
          <w:rFonts w:ascii="Aptos" w:hAnsi="Aptos" w:cs="Arial"/>
          <w:sz w:val="24"/>
          <w:szCs w:val="24"/>
        </w:rPr>
        <w:t xml:space="preserve">La literatura recoge anécdotas que, por medio de un lenguaje </w:t>
      </w:r>
      <w:commentRangeStart w:id="597004598"/>
      <w:r w:rsidRPr="7CBC3840" w:rsidR="1FCE1CA5">
        <w:rPr>
          <w:rFonts w:ascii="Aptos" w:hAnsi="Aptos" w:cs="Arial"/>
          <w:sz w:val="24"/>
          <w:szCs w:val="24"/>
          <w:highlight w:val="yellow"/>
          <w:rPrChange w:author="Cristina Alejandra Muñoz Ortega" w:date="2026-02-10T18:19:37.713Z" w:id="2043105379">
            <w:rPr>
              <w:rFonts w:ascii="Aptos" w:hAnsi="Aptos" w:cs="Arial"/>
              <w:sz w:val="24"/>
              <w:szCs w:val="24"/>
            </w:rPr>
          </w:rPrChange>
        </w:rPr>
        <w:t>excepcional</w:t>
      </w:r>
      <w:commentRangeEnd w:id="597004598"/>
      <w:r>
        <w:rPr>
          <w:rStyle w:val="CommentReference"/>
        </w:rPr>
        <w:commentReference w:id="597004598"/>
      </w:r>
      <w:r w:rsidRPr="7CBC3840" w:rsidR="1FCE1CA5">
        <w:rPr>
          <w:rFonts w:ascii="Aptos" w:hAnsi="Aptos" w:cs="Arial"/>
          <w:sz w:val="24"/>
          <w:szCs w:val="24"/>
        </w:rPr>
        <w:t xml:space="preserve">, se tornan </w:t>
      </w:r>
      <w:r w:rsidRPr="7CBC3840" w:rsidR="1FCE1CA5">
        <w:rPr>
          <w:rFonts w:ascii="Aptos" w:hAnsi="Aptos" w:cs="Arial"/>
          <w:sz w:val="24"/>
          <w:szCs w:val="24"/>
          <w:highlight w:val="yellow"/>
          <w:rPrChange w:author="Cristina Alejandra Muñoz Ortega" w:date="2026-02-10T18:19:44.43Z" w:id="1470238558">
            <w:rPr>
              <w:rFonts w:ascii="Aptos" w:hAnsi="Aptos" w:cs="Arial"/>
              <w:sz w:val="24"/>
              <w:szCs w:val="24"/>
            </w:rPr>
          </w:rPrChange>
        </w:rPr>
        <w:t>excepcionales</w:t>
      </w:r>
      <w:r w:rsidRPr="7CBC3840" w:rsidR="1FCE1CA5">
        <w:rPr>
          <w:rFonts w:ascii="Aptos" w:hAnsi="Aptos" w:cs="Arial"/>
          <w:sz w:val="24"/>
          <w:szCs w:val="24"/>
        </w:rPr>
        <w:t>. Jake está convencido de que el homicida es Quinn, pero no cuenta con los suficientes motivos para acusarlo. El</w:t>
      </w:r>
      <w:r w:rsidRPr="7CBC3840" w:rsidR="32BFD5E7">
        <w:rPr>
          <w:rFonts w:ascii="Aptos" w:hAnsi="Aptos" w:cs="Arial"/>
          <w:sz w:val="24"/>
          <w:szCs w:val="24"/>
        </w:rPr>
        <w:t>los son dos veces contrincantes</w:t>
      </w:r>
      <w:r w:rsidRPr="7CBC3840" w:rsidR="3221C3B9">
        <w:rPr>
          <w:rFonts w:ascii="Aptos" w:hAnsi="Aptos" w:cs="Arial"/>
          <w:sz w:val="24"/>
          <w:szCs w:val="24"/>
        </w:rPr>
        <w:t>;</w:t>
      </w:r>
      <w:r w:rsidRPr="7CBC3840" w:rsidR="1FCE1CA5">
        <w:rPr>
          <w:rFonts w:ascii="Aptos" w:hAnsi="Aptos" w:cs="Arial"/>
          <w:sz w:val="24"/>
          <w:szCs w:val="24"/>
        </w:rPr>
        <w:t xml:space="preserve"> el ajedrez va más allá de las casillas y las piezas: e</w:t>
      </w:r>
      <w:r w:rsidRPr="7CBC3840" w:rsidR="7A92C021">
        <w:rPr>
          <w:rFonts w:ascii="Aptos" w:hAnsi="Aptos" w:cs="Arial"/>
          <w:sz w:val="24"/>
          <w:szCs w:val="24"/>
        </w:rPr>
        <w:t>s un juego que se percibe en cada uno de sus</w:t>
      </w:r>
      <w:r w:rsidRPr="7CBC3840" w:rsidR="1FCE1CA5">
        <w:rPr>
          <w:rFonts w:ascii="Aptos" w:hAnsi="Aptos" w:cs="Arial"/>
          <w:sz w:val="24"/>
          <w:szCs w:val="24"/>
        </w:rPr>
        <w:t xml:space="preserve"> actos, decisiones y emboscadas. El </w:t>
      </w:r>
      <w:r w:rsidRPr="7CBC3840" w:rsidR="1D7294D1">
        <w:rPr>
          <w:rFonts w:ascii="Aptos" w:hAnsi="Aptos" w:cs="Arial"/>
          <w:sz w:val="24"/>
          <w:szCs w:val="24"/>
        </w:rPr>
        <w:t xml:space="preserve">individuo </w:t>
      </w:r>
      <w:r w:rsidRPr="7CBC3840" w:rsidR="1FCE1CA5">
        <w:rPr>
          <w:rFonts w:ascii="Aptos" w:hAnsi="Aptos" w:cs="Arial"/>
          <w:sz w:val="24"/>
          <w:szCs w:val="24"/>
        </w:rPr>
        <w:t>siniestro planea un asesinato como quien planea la captura de una pieza. Se vale de celadas, sacrificios, paciencia e ingenio; tal vez confí</w:t>
      </w:r>
      <w:r w:rsidRPr="7CBC3840" w:rsidR="0FA77D53">
        <w:rPr>
          <w:rFonts w:ascii="Aptos" w:hAnsi="Aptos" w:cs="Arial"/>
          <w:sz w:val="24"/>
          <w:szCs w:val="24"/>
        </w:rPr>
        <w:t>a</w:t>
      </w:r>
      <w:r w:rsidRPr="7CBC3840" w:rsidR="1FCE1CA5">
        <w:rPr>
          <w:rFonts w:ascii="Aptos" w:hAnsi="Aptos" w:cs="Arial"/>
          <w:sz w:val="24"/>
          <w:szCs w:val="24"/>
        </w:rPr>
        <w:t xml:space="preserve"> </w:t>
      </w:r>
      <w:r w:rsidRPr="7CBC3840" w:rsidR="4FB2359D">
        <w:rPr>
          <w:rFonts w:ascii="Aptos" w:hAnsi="Aptos" w:cs="Arial"/>
          <w:sz w:val="24"/>
          <w:szCs w:val="24"/>
        </w:rPr>
        <w:t xml:space="preserve">en </w:t>
      </w:r>
      <w:r w:rsidRPr="7CBC3840" w:rsidR="1FCE1CA5">
        <w:rPr>
          <w:rFonts w:ascii="Aptos" w:hAnsi="Aptos" w:cs="Arial"/>
          <w:sz w:val="24"/>
          <w:szCs w:val="24"/>
        </w:rPr>
        <w:t xml:space="preserve">que su nivel es mejor </w:t>
      </w:r>
      <w:r w:rsidRPr="7CBC3840" w:rsidR="2148ED18">
        <w:rPr>
          <w:rFonts w:ascii="Aptos" w:hAnsi="Aptos" w:cs="Arial"/>
          <w:sz w:val="24"/>
          <w:szCs w:val="24"/>
        </w:rPr>
        <w:t xml:space="preserve">que el </w:t>
      </w:r>
      <w:r w:rsidRPr="7CBC3840" w:rsidR="1FCE1CA5">
        <w:rPr>
          <w:rFonts w:ascii="Aptos" w:hAnsi="Aptos" w:cs="Arial"/>
          <w:sz w:val="24"/>
          <w:szCs w:val="24"/>
        </w:rPr>
        <w:t xml:space="preserve">de su adversario. Aunque las jugadas no </w:t>
      </w:r>
      <w:r w:rsidRPr="7CBC3840" w:rsidR="68A67F28">
        <w:rPr>
          <w:rFonts w:ascii="Aptos" w:hAnsi="Aptos" w:cs="Arial"/>
          <w:sz w:val="24"/>
          <w:szCs w:val="24"/>
        </w:rPr>
        <w:t xml:space="preserve">le </w:t>
      </w:r>
      <w:r w:rsidRPr="7CBC3840" w:rsidR="73B56811">
        <w:rPr>
          <w:rFonts w:ascii="Aptos" w:hAnsi="Aptos" w:cs="Arial"/>
          <w:sz w:val="24"/>
          <w:szCs w:val="24"/>
        </w:rPr>
        <w:t>permitan</w:t>
      </w:r>
      <w:r w:rsidRPr="7CBC3840" w:rsidR="1FCE1CA5">
        <w:rPr>
          <w:rFonts w:ascii="Aptos" w:hAnsi="Aptos" w:cs="Arial"/>
          <w:sz w:val="24"/>
          <w:szCs w:val="24"/>
        </w:rPr>
        <w:t xml:space="preserve"> alcanzar su objetivo, habrá de intentarlo una y otra vez. </w:t>
      </w:r>
    </w:p>
    <w:p w:rsidRPr="00694137" w:rsidR="00487DF4" w:rsidRDefault="00487DF4" w14:paraId="61AA003A" w14:textId="19555427">
      <w:pPr>
        <w:pStyle w:val="Sinespaciado"/>
        <w:spacing w:line="360" w:lineRule="auto"/>
        <w:ind w:firstLine="708"/>
        <w:jc w:val="both"/>
        <w:rPr>
          <w:rFonts w:ascii="Aptos" w:hAnsi="Aptos" w:cs="Arial"/>
          <w:sz w:val="24"/>
          <w:szCs w:val="24"/>
        </w:rPr>
      </w:pPr>
      <w:r w:rsidRPr="6D7DA06C">
        <w:rPr>
          <w:rFonts w:ascii="Aptos" w:hAnsi="Aptos" w:cs="Arial"/>
          <w:sz w:val="24"/>
          <w:szCs w:val="24"/>
        </w:rPr>
        <w:t xml:space="preserve">En alguna parte de la novela, el detective Jake Pepper conversa con </w:t>
      </w:r>
      <w:r w:rsidRPr="6D7DA06C" w:rsidR="004B195B">
        <w:rPr>
          <w:rFonts w:ascii="Aptos" w:hAnsi="Aptos" w:cs="Arial"/>
          <w:sz w:val="24"/>
          <w:szCs w:val="24"/>
        </w:rPr>
        <w:t>el narrador-</w:t>
      </w:r>
      <w:r w:rsidRPr="6D7DA06C">
        <w:rPr>
          <w:rFonts w:ascii="Aptos" w:hAnsi="Aptos" w:cs="Arial"/>
          <w:sz w:val="24"/>
          <w:szCs w:val="24"/>
        </w:rPr>
        <w:t>personaje</w:t>
      </w:r>
      <w:r w:rsidRPr="6D7DA06C" w:rsidR="00E9134B">
        <w:rPr>
          <w:rFonts w:ascii="Aptos" w:hAnsi="Aptos" w:cs="Arial"/>
          <w:sz w:val="24"/>
          <w:szCs w:val="24"/>
        </w:rPr>
        <w:t>,</w:t>
      </w:r>
      <w:r w:rsidRPr="6D7DA06C">
        <w:rPr>
          <w:rFonts w:ascii="Aptos" w:hAnsi="Aptos" w:cs="Arial"/>
          <w:sz w:val="24"/>
          <w:szCs w:val="24"/>
        </w:rPr>
        <w:t xml:space="preserve"> </w:t>
      </w:r>
      <w:r w:rsidRPr="6D7DA06C" w:rsidR="3797C0F5">
        <w:rPr>
          <w:rFonts w:ascii="Aptos" w:hAnsi="Aptos" w:cs="Arial"/>
          <w:sz w:val="24"/>
          <w:szCs w:val="24"/>
        </w:rPr>
        <w:t>quien</w:t>
      </w:r>
      <w:r w:rsidRPr="6D7DA06C" w:rsidR="003C7D89">
        <w:rPr>
          <w:rFonts w:ascii="Aptos" w:hAnsi="Aptos" w:cs="Arial"/>
          <w:sz w:val="24"/>
          <w:szCs w:val="24"/>
        </w:rPr>
        <w:t xml:space="preserve"> </w:t>
      </w:r>
      <w:r w:rsidRPr="6D7DA06C">
        <w:rPr>
          <w:rFonts w:ascii="Aptos" w:hAnsi="Aptos" w:cs="Arial"/>
          <w:sz w:val="24"/>
          <w:szCs w:val="24"/>
        </w:rPr>
        <w:t>se muestra atónito ante un</w:t>
      </w:r>
      <w:r w:rsidRPr="6D7DA06C" w:rsidR="00F6794B">
        <w:rPr>
          <w:rFonts w:ascii="Aptos" w:hAnsi="Aptos" w:cs="Arial"/>
          <w:sz w:val="24"/>
          <w:szCs w:val="24"/>
        </w:rPr>
        <w:t>o de los</w:t>
      </w:r>
      <w:r w:rsidRPr="6D7DA06C">
        <w:rPr>
          <w:rFonts w:ascii="Aptos" w:hAnsi="Aptos" w:cs="Arial"/>
          <w:sz w:val="24"/>
          <w:szCs w:val="24"/>
        </w:rPr>
        <w:t xml:space="preserve"> homicidio</w:t>
      </w:r>
      <w:r w:rsidRPr="6D7DA06C" w:rsidR="00F6794B">
        <w:rPr>
          <w:rFonts w:ascii="Aptos" w:hAnsi="Aptos" w:cs="Arial"/>
          <w:sz w:val="24"/>
          <w:szCs w:val="24"/>
        </w:rPr>
        <w:t>s</w:t>
      </w:r>
      <w:r w:rsidRPr="6D7DA06C">
        <w:rPr>
          <w:rFonts w:ascii="Aptos" w:hAnsi="Aptos" w:cs="Arial"/>
          <w:sz w:val="24"/>
          <w:szCs w:val="24"/>
        </w:rPr>
        <w:t xml:space="preserve">. Al parecer, Quinn elaboró un plan que fue pura matemática. “Con tantos preparativos, podía salir </w:t>
      </w:r>
      <w:r w:rsidRPr="6D7DA06C">
        <w:rPr>
          <w:rFonts w:ascii="Aptos" w:hAnsi="Aptos" w:cs="Arial"/>
          <w:i/>
          <w:iCs/>
          <w:sz w:val="24"/>
          <w:szCs w:val="24"/>
        </w:rPr>
        <w:t>mal</w:t>
      </w:r>
      <w:r w:rsidRPr="6D7DA06C">
        <w:rPr>
          <w:rFonts w:ascii="Aptos" w:hAnsi="Aptos" w:cs="Arial"/>
          <w:sz w:val="24"/>
          <w:szCs w:val="24"/>
        </w:rPr>
        <w:t xml:space="preserve">”, concluye </w:t>
      </w:r>
      <w:r w:rsidRPr="6D7DA06C" w:rsidR="00CC1A14">
        <w:rPr>
          <w:rFonts w:ascii="Aptos" w:hAnsi="Aptos" w:cs="Arial"/>
          <w:sz w:val="24"/>
          <w:szCs w:val="24"/>
        </w:rPr>
        <w:t>el narrador-</w:t>
      </w:r>
      <w:r w:rsidRPr="6D7DA06C">
        <w:rPr>
          <w:rFonts w:ascii="Aptos" w:hAnsi="Aptos" w:cs="Arial"/>
          <w:sz w:val="24"/>
          <w:szCs w:val="24"/>
        </w:rPr>
        <w:t>personaj</w:t>
      </w:r>
      <w:r w:rsidRPr="6D7DA06C" w:rsidR="00F47ABA">
        <w:rPr>
          <w:rFonts w:ascii="Aptos" w:hAnsi="Aptos" w:cs="Arial"/>
          <w:sz w:val="24"/>
          <w:szCs w:val="24"/>
        </w:rPr>
        <w:t>e</w:t>
      </w:r>
      <w:r w:rsidRPr="6D7DA06C" w:rsidR="00E9134B">
        <w:rPr>
          <w:rFonts w:ascii="Aptos" w:hAnsi="Aptos" w:cs="Arial"/>
          <w:sz w:val="24"/>
          <w:szCs w:val="24"/>
        </w:rPr>
        <w:t>,</w:t>
      </w:r>
      <w:r w:rsidRPr="6D7DA06C" w:rsidR="00F47ABA">
        <w:rPr>
          <w:rFonts w:ascii="Aptos" w:hAnsi="Aptos" w:cs="Arial"/>
          <w:sz w:val="24"/>
          <w:szCs w:val="24"/>
        </w:rPr>
        <w:t xml:space="preserve"> a</w:t>
      </w:r>
      <w:r w:rsidRPr="6D7DA06C">
        <w:rPr>
          <w:rFonts w:ascii="Aptos" w:hAnsi="Aptos" w:cs="Arial"/>
          <w:sz w:val="24"/>
          <w:szCs w:val="24"/>
        </w:rPr>
        <w:t xml:space="preserve"> lo que Jake responde: “¿Y qué? ¿Qué importancia tiene el fracaso?</w:t>
      </w:r>
      <w:r w:rsidRPr="6D7DA06C" w:rsidR="000C3265">
        <w:rPr>
          <w:rFonts w:ascii="Aptos" w:hAnsi="Aptos" w:cs="Arial"/>
          <w:sz w:val="24"/>
          <w:szCs w:val="24"/>
        </w:rPr>
        <w:t xml:space="preserve"> [Qu</w:t>
      </w:r>
      <w:r w:rsidRPr="6D7DA06C" w:rsidR="7BC6073A">
        <w:rPr>
          <w:rFonts w:ascii="Aptos" w:hAnsi="Aptos" w:cs="Arial"/>
          <w:sz w:val="24"/>
          <w:szCs w:val="24"/>
        </w:rPr>
        <w:t>in</w:t>
      </w:r>
      <w:r w:rsidRPr="6D7DA06C" w:rsidR="000C3265">
        <w:rPr>
          <w:rFonts w:ascii="Aptos" w:hAnsi="Aptos" w:cs="Arial"/>
          <w:sz w:val="24"/>
          <w:szCs w:val="24"/>
        </w:rPr>
        <w:t>n]</w:t>
      </w:r>
      <w:r w:rsidRPr="6D7DA06C">
        <w:rPr>
          <w:rFonts w:ascii="Aptos" w:hAnsi="Aptos" w:cs="Arial"/>
          <w:sz w:val="24"/>
          <w:szCs w:val="24"/>
        </w:rPr>
        <w:t xml:space="preserve"> Lo habría intentado de nuevo. E insistido hasta conseguirlo”</w:t>
      </w:r>
      <w:r w:rsidRPr="6D7DA06C" w:rsidR="003F2AE7">
        <w:rPr>
          <w:rFonts w:ascii="Aptos" w:hAnsi="Aptos" w:cs="Arial"/>
          <w:sz w:val="24"/>
          <w:szCs w:val="24"/>
        </w:rPr>
        <w:t>.</w:t>
      </w:r>
      <w:r w:rsidRPr="6D7DA06C">
        <w:rPr>
          <w:rFonts w:ascii="Aptos" w:hAnsi="Aptos" w:cs="Arial"/>
          <w:sz w:val="24"/>
          <w:szCs w:val="24"/>
        </w:rPr>
        <w:t xml:space="preserve"> Robert Hawley Quinn es un jugador que pone gran cuidado en no mostrar sus astucias; sabe que el buen ajedrecista perfecciona su arte por medio de la insistencia,</w:t>
      </w:r>
      <w:r w:rsidRPr="6D7DA06C" w:rsidR="00F47ABA">
        <w:rPr>
          <w:rFonts w:ascii="Aptos" w:hAnsi="Aptos" w:cs="Arial"/>
          <w:sz w:val="24"/>
          <w:szCs w:val="24"/>
        </w:rPr>
        <w:t xml:space="preserve"> la prueba y el error</w:t>
      </w:r>
      <w:r w:rsidRPr="6D7DA06C" w:rsidR="006226C5">
        <w:rPr>
          <w:rFonts w:ascii="Aptos" w:hAnsi="Aptos" w:cs="Arial"/>
          <w:sz w:val="24"/>
          <w:szCs w:val="24"/>
        </w:rPr>
        <w:t>.</w:t>
      </w:r>
      <w:r w:rsidRPr="6D7DA06C" w:rsidR="00F47ABA">
        <w:rPr>
          <w:rFonts w:ascii="Aptos" w:hAnsi="Aptos" w:cs="Arial"/>
          <w:sz w:val="24"/>
          <w:szCs w:val="24"/>
        </w:rPr>
        <w:t xml:space="preserve"> </w:t>
      </w:r>
      <w:r w:rsidRPr="6D7DA06C" w:rsidR="006226C5">
        <w:rPr>
          <w:rFonts w:ascii="Aptos" w:hAnsi="Aptos" w:cs="Arial"/>
          <w:sz w:val="24"/>
          <w:szCs w:val="24"/>
        </w:rPr>
        <w:t xml:space="preserve">Insistir </w:t>
      </w:r>
      <w:r w:rsidRPr="6D7DA06C">
        <w:rPr>
          <w:rFonts w:ascii="Aptos" w:hAnsi="Aptos" w:cs="Arial"/>
          <w:sz w:val="24"/>
          <w:szCs w:val="24"/>
        </w:rPr>
        <w:t xml:space="preserve">es otra forma de disciplina, por lo menos en el ajedrez. </w:t>
      </w:r>
    </w:p>
    <w:p w:rsidRPr="00694137" w:rsidR="00487DF4" w:rsidRDefault="00487DF4" w14:paraId="51D79DB7" w14:textId="7D9A9886">
      <w:pPr>
        <w:pStyle w:val="Sinespaciado"/>
        <w:spacing w:line="360" w:lineRule="auto"/>
        <w:ind w:firstLine="708"/>
        <w:jc w:val="both"/>
        <w:rPr>
          <w:rFonts w:ascii="Aptos" w:hAnsi="Aptos" w:cs="Arial"/>
          <w:sz w:val="24"/>
          <w:szCs w:val="24"/>
        </w:rPr>
      </w:pPr>
      <w:r w:rsidRPr="7CBC3840" w:rsidR="1FCE1CA5">
        <w:rPr>
          <w:rFonts w:ascii="Aptos" w:hAnsi="Aptos" w:cs="Arial"/>
          <w:sz w:val="24"/>
          <w:szCs w:val="24"/>
        </w:rPr>
        <w:t xml:space="preserve">Jake también posee una inteligencia ajedrecística. Planea la captura del asesino como quien </w:t>
      </w:r>
      <w:commentRangeStart w:id="26291806"/>
      <w:r w:rsidRPr="7CBC3840" w:rsidR="1FCE1CA5">
        <w:rPr>
          <w:rFonts w:ascii="Aptos" w:hAnsi="Aptos" w:cs="Arial"/>
          <w:sz w:val="24"/>
          <w:szCs w:val="24"/>
          <w:highlight w:val="yellow"/>
          <w:rPrChange w:author="Cristina Alejandra Muñoz Ortega" w:date="2026-02-10T18:28:09.792Z" w:id="1762226168">
            <w:rPr>
              <w:rFonts w:ascii="Aptos" w:hAnsi="Aptos" w:cs="Arial"/>
              <w:sz w:val="24"/>
              <w:szCs w:val="24"/>
            </w:rPr>
          </w:rPrChange>
        </w:rPr>
        <w:t>planea</w:t>
      </w:r>
      <w:commentRangeEnd w:id="26291806"/>
      <w:r>
        <w:rPr>
          <w:rStyle w:val="CommentReference"/>
        </w:rPr>
        <w:commentReference w:id="26291806"/>
      </w:r>
      <w:r w:rsidRPr="7CBC3840" w:rsidR="1FCE1CA5">
        <w:rPr>
          <w:rFonts w:ascii="Aptos" w:hAnsi="Aptos" w:cs="Arial"/>
          <w:sz w:val="24"/>
          <w:szCs w:val="24"/>
        </w:rPr>
        <w:t xml:space="preserve"> un jaque mate. Este objetivo lo desespera</w:t>
      </w:r>
      <w:r w:rsidRPr="7CBC3840" w:rsidR="0548811F">
        <w:rPr>
          <w:rFonts w:ascii="Aptos" w:hAnsi="Aptos" w:cs="Arial"/>
          <w:sz w:val="24"/>
          <w:szCs w:val="24"/>
        </w:rPr>
        <w:t>;</w:t>
      </w:r>
      <w:r w:rsidRPr="7CBC3840" w:rsidR="1FCE1CA5">
        <w:rPr>
          <w:rFonts w:ascii="Aptos" w:hAnsi="Aptos" w:cs="Arial"/>
          <w:sz w:val="24"/>
          <w:szCs w:val="24"/>
        </w:rPr>
        <w:t xml:space="preserve"> no puede con él. Su estrategia, si es que la tiene, es débil. Quiere comprobar que Quinn es el asesino, pero ni siquiera consigue ponerlo en jaque. No puede ganar posición en la historia</w:t>
      </w:r>
      <w:r w:rsidRPr="7CBC3840" w:rsidR="7432D6AB">
        <w:rPr>
          <w:rFonts w:ascii="Aptos" w:hAnsi="Aptos" w:cs="Arial"/>
          <w:sz w:val="24"/>
          <w:szCs w:val="24"/>
        </w:rPr>
        <w:t>:</w:t>
      </w:r>
      <w:r w:rsidRPr="7CBC3840" w:rsidR="1FCE1CA5">
        <w:rPr>
          <w:rFonts w:ascii="Aptos" w:hAnsi="Aptos" w:cs="Arial"/>
          <w:sz w:val="24"/>
          <w:szCs w:val="24"/>
        </w:rPr>
        <w:t xml:space="preserve"> su i</w:t>
      </w:r>
      <w:r w:rsidRPr="7CBC3840" w:rsidR="7A92C021">
        <w:rPr>
          <w:rFonts w:ascii="Aptos" w:hAnsi="Aptos" w:cs="Arial"/>
          <w:sz w:val="24"/>
          <w:szCs w:val="24"/>
        </w:rPr>
        <w:t xml:space="preserve">nvestigación es pobre. Así como hay casos </w:t>
      </w:r>
      <w:r w:rsidRPr="7CBC3840" w:rsidR="65E087B9">
        <w:rPr>
          <w:rFonts w:ascii="Aptos" w:hAnsi="Aptos" w:cs="Arial"/>
          <w:sz w:val="24"/>
          <w:szCs w:val="24"/>
        </w:rPr>
        <w:t xml:space="preserve">en los que </w:t>
      </w:r>
      <w:r w:rsidRPr="7CBC3840" w:rsidR="7A92C021">
        <w:rPr>
          <w:rFonts w:ascii="Aptos" w:hAnsi="Aptos" w:cs="Arial"/>
          <w:sz w:val="24"/>
          <w:szCs w:val="24"/>
        </w:rPr>
        <w:t>hace</w:t>
      </w:r>
      <w:r w:rsidRPr="7CBC3840" w:rsidR="1FCE1CA5">
        <w:rPr>
          <w:rFonts w:ascii="Aptos" w:hAnsi="Aptos" w:cs="Arial"/>
          <w:sz w:val="24"/>
          <w:szCs w:val="24"/>
        </w:rPr>
        <w:t xml:space="preserve"> falta un caballo para lograr un mate, al detective le faltan pruebas para </w:t>
      </w:r>
      <w:r w:rsidRPr="7CBC3840" w:rsidR="62860751">
        <w:rPr>
          <w:rFonts w:ascii="Aptos" w:hAnsi="Aptos" w:cs="Arial"/>
          <w:sz w:val="24"/>
          <w:szCs w:val="24"/>
        </w:rPr>
        <w:t>in</w:t>
      </w:r>
      <w:r w:rsidRPr="7CBC3840" w:rsidR="1FCE1CA5">
        <w:rPr>
          <w:rFonts w:ascii="Aptos" w:hAnsi="Aptos" w:cs="Arial"/>
          <w:sz w:val="24"/>
          <w:szCs w:val="24"/>
        </w:rPr>
        <w:t xml:space="preserve">culpar a su enemigo. Quizá se enfrenta a un ajedrecista superior. </w:t>
      </w:r>
    </w:p>
    <w:p w:rsidRPr="00694137" w:rsidR="00444C9D" w:rsidRDefault="00487DF4" w14:paraId="097F7560" w14:textId="3E70F059">
      <w:pPr>
        <w:pStyle w:val="Sinespaciado"/>
        <w:spacing w:line="360" w:lineRule="auto"/>
        <w:ind w:firstLine="708"/>
        <w:jc w:val="both"/>
        <w:rPr>
          <w:rFonts w:ascii="Aptos" w:hAnsi="Aptos" w:cs="Arial"/>
          <w:sz w:val="24"/>
          <w:szCs w:val="24"/>
        </w:rPr>
      </w:pPr>
      <w:r w:rsidRPr="6D7DA06C">
        <w:rPr>
          <w:rFonts w:ascii="Aptos" w:hAnsi="Aptos" w:cs="Arial"/>
          <w:sz w:val="24"/>
          <w:szCs w:val="24"/>
        </w:rPr>
        <w:t xml:space="preserve">Es claro que las partidas entre Quinn y Jake son apenas un símbolo del conflicto de la novela. Truman Capote, para construir esta historia, </w:t>
      </w:r>
      <w:r w:rsidRPr="6D7DA06C" w:rsidR="00740CB2">
        <w:rPr>
          <w:rFonts w:ascii="Aptos" w:hAnsi="Aptos" w:cs="Arial"/>
          <w:sz w:val="24"/>
          <w:szCs w:val="24"/>
        </w:rPr>
        <w:t xml:space="preserve">situó a dos </w:t>
      </w:r>
      <w:r w:rsidRPr="6D7DA06C" w:rsidR="2683DC45">
        <w:rPr>
          <w:rFonts w:ascii="Aptos" w:hAnsi="Aptos" w:cs="Arial"/>
          <w:sz w:val="24"/>
          <w:szCs w:val="24"/>
        </w:rPr>
        <w:t>adversarios</w:t>
      </w:r>
      <w:r w:rsidRPr="6D7DA06C" w:rsidR="00740CB2">
        <w:rPr>
          <w:rFonts w:ascii="Aptos" w:hAnsi="Aptos" w:cs="Arial"/>
          <w:sz w:val="24"/>
          <w:szCs w:val="24"/>
        </w:rPr>
        <w:t xml:space="preserve"> en un mismo punto a fin de que interactuaran</w:t>
      </w:r>
      <w:r w:rsidRPr="6D7DA06C">
        <w:rPr>
          <w:rFonts w:ascii="Aptos" w:hAnsi="Aptos" w:cs="Arial"/>
          <w:sz w:val="24"/>
          <w:szCs w:val="24"/>
        </w:rPr>
        <w:t xml:space="preserve">; </w:t>
      </w:r>
      <w:r w:rsidRPr="6D7DA06C" w:rsidR="566112FC">
        <w:rPr>
          <w:rFonts w:ascii="Aptos" w:hAnsi="Aptos" w:cs="Arial"/>
          <w:sz w:val="24"/>
          <w:szCs w:val="24"/>
        </w:rPr>
        <w:t>pero</w:t>
      </w:r>
      <w:r w:rsidRPr="6D7DA06C">
        <w:rPr>
          <w:rFonts w:ascii="Aptos" w:hAnsi="Aptos" w:cs="Arial"/>
          <w:sz w:val="24"/>
          <w:szCs w:val="24"/>
        </w:rPr>
        <w:t xml:space="preserve"> ¿cómo hacerlos convivir si son contrarios? El ajedrez fue la respuesta, y no sólo eso: el planteamiento </w:t>
      </w:r>
      <w:r w:rsidRPr="6D7DA06C">
        <w:rPr>
          <w:rFonts w:ascii="Aptos" w:hAnsi="Aptos" w:cs="Arial"/>
          <w:sz w:val="24"/>
          <w:szCs w:val="24"/>
        </w:rPr>
        <w:lastRenderedPageBreak/>
        <w:t xml:space="preserve">de la narración se refuerza cuando observamos que los personajes </w:t>
      </w:r>
      <w:r w:rsidRPr="6D7DA06C" w:rsidR="0ECF88B8">
        <w:rPr>
          <w:rFonts w:ascii="Aptos" w:hAnsi="Aptos" w:cs="Arial"/>
          <w:sz w:val="24"/>
          <w:szCs w:val="24"/>
        </w:rPr>
        <w:t xml:space="preserve">también </w:t>
      </w:r>
      <w:r w:rsidRPr="6D7DA06C">
        <w:rPr>
          <w:rFonts w:ascii="Aptos" w:hAnsi="Aptos" w:cs="Arial"/>
          <w:sz w:val="24"/>
          <w:szCs w:val="24"/>
        </w:rPr>
        <w:t xml:space="preserve">contienden en un tablero. Hay historias que se parecen a una partida de ajedrez. Hay partidas que parecieran una historia. El aficionado ajedrecista que guste de reproducir y analizar grandes </w:t>
      </w:r>
      <w:r w:rsidRPr="6D7DA06C" w:rsidR="0F5FE372">
        <w:rPr>
          <w:rFonts w:ascii="Aptos" w:hAnsi="Aptos" w:cs="Arial"/>
          <w:sz w:val="24"/>
          <w:szCs w:val="24"/>
        </w:rPr>
        <w:t>jugadas</w:t>
      </w:r>
      <w:r w:rsidRPr="6D7DA06C">
        <w:rPr>
          <w:rFonts w:ascii="Aptos" w:hAnsi="Aptos" w:cs="Arial"/>
          <w:sz w:val="24"/>
          <w:szCs w:val="24"/>
        </w:rPr>
        <w:t xml:space="preserve"> seguramente encontrará un placer semejante al acercarse a esta novela.</w:t>
      </w:r>
    </w:p>
    <w:sectPr w:rsidRPr="00694137" w:rsidR="00444C9D">
      <w:pgSz w:w="12240" w:h="15840" w:orient="portrait"/>
      <w:pgMar w:top="1417" w:right="1701" w:bottom="1417" w:left="1701"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O" w:author="Cristina Alejandra Muñoz Ortega" w:date="2026-02-10T12:20:31" w:id="597004598">
    <w:p xmlns:w14="http://schemas.microsoft.com/office/word/2010/wordml" xmlns:w="http://schemas.openxmlformats.org/wordprocessingml/2006/main" w:rsidR="3AB42FD3" w:rsidRDefault="37851ABA" w14:paraId="7F210200" w14:textId="4B15D78C">
      <w:pPr>
        <w:pStyle w:val="CommentText"/>
      </w:pPr>
      <w:r>
        <w:rPr>
          <w:rStyle w:val="CommentReference"/>
        </w:rPr>
        <w:annotationRef/>
      </w:r>
      <w:r w:rsidRPr="0FFB2D59" w:rsidR="64832D28">
        <w:t>Aquí podría ser "lenguaje singular"?</w:t>
      </w:r>
    </w:p>
  </w:comment>
  <w:comment xmlns:w="http://schemas.openxmlformats.org/wordprocessingml/2006/main" w:initials="CO" w:author="Cristina Alejandra Muñoz Ortega" w:date="2026-02-10T12:28:27" w:id="26291806">
    <w:p xmlns:w14="http://schemas.microsoft.com/office/word/2010/wordml" xmlns:w="http://schemas.openxmlformats.org/wordprocessingml/2006/main" w:rsidR="7FF712A9" w:rsidRDefault="3528A5F6" w14:paraId="4326939C" w14:textId="0B648984">
      <w:pPr>
        <w:pStyle w:val="CommentText"/>
      </w:pPr>
      <w:r>
        <w:rPr>
          <w:rStyle w:val="CommentReference"/>
        </w:rPr>
        <w:annotationRef/>
      </w:r>
      <w:r w:rsidRPr="51A2B23B" w:rsidR="1E6E7E1A">
        <w:t xml:space="preserve">Aquí podría ser prepara </w:t>
      </w:r>
    </w:p>
  </w:comment>
  <w:comment xmlns:w="http://schemas.openxmlformats.org/wordprocessingml/2006/main" w:initials="CO" w:author="Cristina Alejandra Muñoz Ortega" w:date="02/10/2026 12:32:17" w:id="723565811">
    <w:p xmlns:w14="http://schemas.microsoft.com/office/word/2010/wordml" w:rsidR="7BC12937" w:rsidRDefault="3EE5D2A7" w14:paraId="6ACC1867" w14:textId="2698F7C8">
      <w:pPr>
        <w:pStyle w:val="CommentText"/>
      </w:pPr>
      <w:r>
        <w:rPr>
          <w:rStyle w:val="CommentReference"/>
        </w:rPr>
        <w:annotationRef/>
      </w:r>
      <w:r w:rsidRPr="33E9C367" w:rsidR="5E8ACB8E">
        <w:t xml:space="preserve">¿Ya está la semblanza de Leonardo? Lo pregunto porque no aparece en la parte final del texto. </w:t>
      </w:r>
    </w:p>
  </w:comment>
</w:comments>
</file>

<file path=word/commentsExtended.xml><?xml version="1.0" encoding="utf-8"?>
<w15:commentsEx xmlns:mc="http://schemas.openxmlformats.org/markup-compatibility/2006" xmlns:w15="http://schemas.microsoft.com/office/word/2012/wordml" mc:Ignorable="w15">
  <w15:commentEx w15:done="0" w15:paraId="7F210200"/>
  <w15:commentEx w15:done="0" w15:paraId="4326939C"/>
  <w15:commentEx w15:done="0" w15:paraId="6ACC186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C9CFB0F" w16cex:dateUtc="2026-02-10T18:20:31.854Z"/>
  <w16cex:commentExtensible w16cex:durableId="0F484076" w16cex:dateUtc="2026-02-10T18:28:27.861Z"/>
  <w16cex:commentExtensible w16cex:durableId="7265F98E" w16cex:dateUtc="2026-02-10T18:32:17.404Z"/>
</w16cex:commentsExtensible>
</file>

<file path=word/commentsIds.xml><?xml version="1.0" encoding="utf-8"?>
<w16cid:commentsIds xmlns:mc="http://schemas.openxmlformats.org/markup-compatibility/2006" xmlns:w16cid="http://schemas.microsoft.com/office/word/2016/wordml/cid" mc:Ignorable="w16cid">
  <w16cid:commentId w16cid:paraId="7F210200" w16cid:durableId="5C9CFB0F"/>
  <w16cid:commentId w16cid:paraId="4326939C" w16cid:durableId="0F484076"/>
  <w16cid:commentId w16cid:paraId="6ACC1867" w16cid:durableId="7265F9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mc="http://schemas.openxmlformats.org/markup-compatibility/2006" xmlns:w15="http://schemas.microsoft.com/office/word/2012/wordml" mc:Ignorable="w15">
  <w15:person w15:author="Cristina Alejandra Muñoz Ortega">
    <w15:presenceInfo w15:providerId="AD" w15:userId="S::cristina.munoz@sems.gob.mx::711f7a14-a5c0-4663-894e-dd090a595407"/>
  </w15:person>
  <w15:person w15:author="Cristina Alejandra Muñoz Ortega">
    <w15:presenceInfo w15:providerId="AD" w15:userId="S::cristina.munoz@sems.gob.mx::711f7a14-a5c0-4663-894e-dd090a5954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true"/>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7DF4"/>
    <w:rsid w:val="00003A35"/>
    <w:rsid w:val="000739D6"/>
    <w:rsid w:val="000B70C0"/>
    <w:rsid w:val="000C3265"/>
    <w:rsid w:val="00113A12"/>
    <w:rsid w:val="001578A1"/>
    <w:rsid w:val="00204D8B"/>
    <w:rsid w:val="002454DB"/>
    <w:rsid w:val="002A29DF"/>
    <w:rsid w:val="0038242C"/>
    <w:rsid w:val="003C7D89"/>
    <w:rsid w:val="003F2AE7"/>
    <w:rsid w:val="00444C9D"/>
    <w:rsid w:val="00487DF4"/>
    <w:rsid w:val="004904E2"/>
    <w:rsid w:val="004B195B"/>
    <w:rsid w:val="004F4193"/>
    <w:rsid w:val="0051AF0E"/>
    <w:rsid w:val="00593B26"/>
    <w:rsid w:val="005B5E80"/>
    <w:rsid w:val="006226C5"/>
    <w:rsid w:val="00624C55"/>
    <w:rsid w:val="00645948"/>
    <w:rsid w:val="00694137"/>
    <w:rsid w:val="00740CB2"/>
    <w:rsid w:val="00743695"/>
    <w:rsid w:val="007731CB"/>
    <w:rsid w:val="00775810"/>
    <w:rsid w:val="007840FD"/>
    <w:rsid w:val="0087514A"/>
    <w:rsid w:val="008D0DE9"/>
    <w:rsid w:val="00A04551"/>
    <w:rsid w:val="00A148AA"/>
    <w:rsid w:val="00A7653F"/>
    <w:rsid w:val="00A81BB3"/>
    <w:rsid w:val="00AB299F"/>
    <w:rsid w:val="00B074F7"/>
    <w:rsid w:val="00B87AB3"/>
    <w:rsid w:val="00C12F09"/>
    <w:rsid w:val="00C36968"/>
    <w:rsid w:val="00CA23C0"/>
    <w:rsid w:val="00CC1A14"/>
    <w:rsid w:val="00CC382B"/>
    <w:rsid w:val="00D93F77"/>
    <w:rsid w:val="00D956B6"/>
    <w:rsid w:val="00DC292E"/>
    <w:rsid w:val="00DE7D5C"/>
    <w:rsid w:val="00E363E7"/>
    <w:rsid w:val="00E9134B"/>
    <w:rsid w:val="00EB0512"/>
    <w:rsid w:val="00F47ABA"/>
    <w:rsid w:val="00F649DF"/>
    <w:rsid w:val="00F6794B"/>
    <w:rsid w:val="0430017B"/>
    <w:rsid w:val="0548811F"/>
    <w:rsid w:val="059AB345"/>
    <w:rsid w:val="06DD0202"/>
    <w:rsid w:val="0C46DF51"/>
    <w:rsid w:val="0CDAA601"/>
    <w:rsid w:val="0E11791D"/>
    <w:rsid w:val="0ECF88B8"/>
    <w:rsid w:val="0EF78BDD"/>
    <w:rsid w:val="0F5FE372"/>
    <w:rsid w:val="0FA77D53"/>
    <w:rsid w:val="11DD585B"/>
    <w:rsid w:val="12FE2FDA"/>
    <w:rsid w:val="140B73E2"/>
    <w:rsid w:val="158BA1E7"/>
    <w:rsid w:val="16D3062B"/>
    <w:rsid w:val="199CC0ED"/>
    <w:rsid w:val="1D7294D1"/>
    <w:rsid w:val="1F3F1D71"/>
    <w:rsid w:val="1F91FCB2"/>
    <w:rsid w:val="1FCE1CA5"/>
    <w:rsid w:val="20D9B7D4"/>
    <w:rsid w:val="2148ED18"/>
    <w:rsid w:val="229CDCFD"/>
    <w:rsid w:val="2355D7C1"/>
    <w:rsid w:val="235C1E32"/>
    <w:rsid w:val="2683DC45"/>
    <w:rsid w:val="29642108"/>
    <w:rsid w:val="3221C3B9"/>
    <w:rsid w:val="32BFD5E7"/>
    <w:rsid w:val="36DE5EEA"/>
    <w:rsid w:val="3797C0F5"/>
    <w:rsid w:val="3D73AFD8"/>
    <w:rsid w:val="402C2916"/>
    <w:rsid w:val="42C081DA"/>
    <w:rsid w:val="4571C87E"/>
    <w:rsid w:val="4839B673"/>
    <w:rsid w:val="4C287FB2"/>
    <w:rsid w:val="4FB2359D"/>
    <w:rsid w:val="54ECAB86"/>
    <w:rsid w:val="55562A4D"/>
    <w:rsid w:val="566112FC"/>
    <w:rsid w:val="595D96D4"/>
    <w:rsid w:val="5D9F5569"/>
    <w:rsid w:val="62860751"/>
    <w:rsid w:val="65E087B9"/>
    <w:rsid w:val="67361824"/>
    <w:rsid w:val="68A67F28"/>
    <w:rsid w:val="68F00FC9"/>
    <w:rsid w:val="690291D1"/>
    <w:rsid w:val="6999C41A"/>
    <w:rsid w:val="6AB03DC8"/>
    <w:rsid w:val="6CAA46F5"/>
    <w:rsid w:val="6D289908"/>
    <w:rsid w:val="6D7DA06C"/>
    <w:rsid w:val="73B56811"/>
    <w:rsid w:val="7432D6AB"/>
    <w:rsid w:val="76332234"/>
    <w:rsid w:val="7A92C021"/>
    <w:rsid w:val="7B328DEE"/>
    <w:rsid w:val="7BC6073A"/>
    <w:rsid w:val="7CBC38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80F82"/>
  <w15:docId w15:val="{2625C176-18D0-4277-BE65-18D689BD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uiPriority w:val="1"/>
    <w:qFormat/>
    <w:rsid w:val="00487DF4"/>
    <w:pPr>
      <w:spacing w:after="0" w:line="240" w:lineRule="auto"/>
    </w:pPr>
  </w:style>
  <w:style w:type="paragraph" w:styleId="Revisin">
    <w:name w:val="Revision"/>
    <w:hidden/>
    <w:uiPriority w:val="99"/>
    <w:semiHidden/>
    <w:rsid w:val="00694137"/>
    <w:pPr>
      <w:spacing w:after="0" w:line="240" w:lineRule="auto"/>
    </w:pPr>
  </w:style>
  <w:style w:type="character" w:styleId="Refdecomentario">
    <w:name w:val="annotation reference"/>
    <w:basedOn w:val="Fuentedeprrafopredeter"/>
    <w:uiPriority w:val="99"/>
    <w:semiHidden/>
    <w:unhideWhenUsed/>
    <w:rsid w:val="00D956B6"/>
    <w:rPr>
      <w:sz w:val="16"/>
      <w:szCs w:val="16"/>
    </w:rPr>
  </w:style>
  <w:style w:type="paragraph" w:styleId="Textocomentario">
    <w:name w:val="annotation text"/>
    <w:basedOn w:val="Normal"/>
    <w:link w:val="TextocomentarioCar"/>
    <w:uiPriority w:val="99"/>
    <w:semiHidden/>
    <w:unhideWhenUsed/>
    <w:rsid w:val="00D956B6"/>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D956B6"/>
    <w:rPr>
      <w:sz w:val="20"/>
      <w:szCs w:val="20"/>
    </w:rPr>
  </w:style>
  <w:style w:type="paragraph" w:styleId="Asuntodelcomentario">
    <w:name w:val="annotation subject"/>
    <w:basedOn w:val="Textocomentario"/>
    <w:next w:val="Textocomentario"/>
    <w:link w:val="AsuntodelcomentarioCar"/>
    <w:uiPriority w:val="99"/>
    <w:semiHidden/>
    <w:unhideWhenUsed/>
    <w:rsid w:val="00D956B6"/>
    <w:rPr>
      <w:b/>
      <w:bCs/>
    </w:rPr>
  </w:style>
  <w:style w:type="character" w:styleId="AsuntodelcomentarioCar" w:customStyle="1">
    <w:name w:val="Asunto del comentario Car"/>
    <w:basedOn w:val="TextocomentarioCar"/>
    <w:link w:val="Asuntodelcomentario"/>
    <w:uiPriority w:val="99"/>
    <w:semiHidden/>
    <w:rsid w:val="00D956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24e7e4333a8040f0" /><Relationship Type="http://schemas.microsoft.com/office/2016/09/relationships/commentsIds" Target="commentsIds.xml" Id="R11159185becc4d51" /><Relationship Type="http://schemas.microsoft.com/office/2011/relationships/commentsExtended" Target="commentsExtended.xml" Id="Rb60edaf804144f17" /><Relationship Type="http://schemas.microsoft.com/office/2018/08/relationships/commentsExtensible" Target="commentsExtensible.xml" Id="R421ca27578e34c4a" /><Relationship Type="http://schemas.microsoft.com/office/2011/relationships/people" Target="people.xml" Id="Rce6976cbcae04f63"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asus</dc:creator>
  <lastModifiedBy>Cristina Alejandra Muñoz Ortega</lastModifiedBy>
  <revision>49</revision>
  <dcterms:created xsi:type="dcterms:W3CDTF">2013-07-22T08:16:00.0000000Z</dcterms:created>
  <dcterms:modified xsi:type="dcterms:W3CDTF">2026-02-10T18:44:43.3874905Z</dcterms:modified>
</coreProperties>
</file>