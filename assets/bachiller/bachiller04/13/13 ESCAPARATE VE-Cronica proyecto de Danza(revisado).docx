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0875" w14:textId="77777777" w:rsidR="005410B9" w:rsidRDefault="005410B9" w:rsidP="054F6652">
      <w:pPr>
        <w:spacing w:after="0" w:line="360" w:lineRule="auto"/>
        <w:jc w:val="center"/>
        <w:rPr>
          <w:b/>
          <w:bCs/>
        </w:rPr>
      </w:pPr>
      <w:r w:rsidRPr="054F6652">
        <w:rPr>
          <w:b/>
          <w:bCs/>
        </w:rPr>
        <w:t>Danzar para reconstruirse</w:t>
      </w:r>
    </w:p>
    <w:p w14:paraId="76F8F954" w14:textId="57D6E141" w:rsidR="009E27A3" w:rsidRPr="00703B26" w:rsidRDefault="009E27A3" w:rsidP="054F6652">
      <w:pPr>
        <w:spacing w:after="0" w:line="360" w:lineRule="auto"/>
        <w:jc w:val="center"/>
        <w:rPr>
          <w:rPrChange w:id="0" w:author="" w16du:dateUtc="2026-01-15T19:31:00Z">
            <w:rPr>
              <w:b/>
              <w:bCs/>
            </w:rPr>
          </w:rPrChange>
        </w:rPr>
      </w:pPr>
      <w:r>
        <w:t xml:space="preserve">Jaime Rodríguez Rojas </w:t>
      </w:r>
    </w:p>
    <w:p w14:paraId="371AA539" w14:textId="56173F99" w:rsidR="3B31DFB6" w:rsidRDefault="3B31DFB6" w:rsidP="00FA1FB8">
      <w:pPr>
        <w:spacing w:after="0" w:line="360" w:lineRule="auto"/>
        <w:jc w:val="both"/>
      </w:pPr>
    </w:p>
    <w:p w14:paraId="6C355667" w14:textId="6991A1A5" w:rsidR="005410B9" w:rsidRDefault="005410B9" w:rsidP="00FA1FB8">
      <w:pPr>
        <w:spacing w:after="0" w:line="360" w:lineRule="auto"/>
        <w:jc w:val="both"/>
      </w:pPr>
      <w:r>
        <w:t xml:space="preserve">El primer golpe de zapateado levantó polvo y silencio. Era lunes y el </w:t>
      </w:r>
      <w:r w:rsidR="004A1603">
        <w:t>patio</w:t>
      </w:r>
      <w:r>
        <w:t xml:space="preserve"> de usos múltiples del bachillerato</w:t>
      </w:r>
      <w:r w:rsidR="00703B26">
        <w:t>,</w:t>
      </w:r>
      <w:r>
        <w:t xml:space="preserve"> ese espacio casi siempre gris</w:t>
      </w:r>
      <w:r w:rsidR="00703B26">
        <w:t>,</w:t>
      </w:r>
      <w:r>
        <w:t xml:space="preserve"> se llenó de colores. Las faldas giraban como remolinos</w:t>
      </w:r>
      <w:r w:rsidR="00703B26">
        <w:t xml:space="preserve"> y</w:t>
      </w:r>
      <w:r>
        <w:t xml:space="preserve"> los huaraches resonaban en el piso. No era una clase cualquiera. Era el inicio de algo que, sin saberlo, cambiaría la vida de cien </w:t>
      </w:r>
      <w:r w:rsidR="00703B26">
        <w:t>estudiantes de</w:t>
      </w:r>
      <w:r>
        <w:t xml:space="preserve"> </w:t>
      </w:r>
      <w:r w:rsidR="00703B26">
        <w:t>Puebla</w:t>
      </w:r>
      <w:r>
        <w:t xml:space="preserve"> que cargaban más que mochilas: heridas invisibles, historias que dolían</w:t>
      </w:r>
      <w:r w:rsidR="00554597">
        <w:t xml:space="preserve"> y</w:t>
      </w:r>
      <w:r>
        <w:t xml:space="preserve"> silencios que pesaban.</w:t>
      </w:r>
    </w:p>
    <w:p w14:paraId="5540AED1" w14:textId="249F0EBF" w:rsidR="005410B9" w:rsidRDefault="005410B9" w:rsidP="3B31DFB6">
      <w:pPr>
        <w:spacing w:after="0" w:line="360" w:lineRule="auto"/>
        <w:ind w:firstLine="708"/>
        <w:jc w:val="both"/>
      </w:pPr>
      <w:r>
        <w:t>Escuchaba c</w:t>
      </w:r>
      <w:r w:rsidR="00CD20D3">
        <w:t>ó</w:t>
      </w:r>
      <w:r>
        <w:t xml:space="preserve">mo los alumnos </w:t>
      </w:r>
      <w:r w:rsidR="00532E6D">
        <w:t>decía</w:t>
      </w:r>
      <w:r w:rsidR="44CDA2BF">
        <w:t>n</w:t>
      </w:r>
      <w:r w:rsidR="00532E6D">
        <w:t xml:space="preserve"> </w:t>
      </w:r>
      <w:r>
        <w:t>“ya lleg</w:t>
      </w:r>
      <w:r w:rsidR="00147A74">
        <w:t>ó</w:t>
      </w:r>
      <w:r>
        <w:t xml:space="preserve"> el Profe Jimy”, y me encontraba ahí no como espectador, sino como parte de una experiencia pedagógica que parecía más arte que ciencia. La propuesta era clara: usar la danza fol</w:t>
      </w:r>
      <w:r w:rsidR="00FC75AD">
        <w:t>c</w:t>
      </w:r>
      <w:r>
        <w:t xml:space="preserve">lórica mexicana como herramienta para reconstruir el pensamiento, la identidad y la esperanza. Sin embargo, el protocolo no advertía lo que se sentía al ver a una joven, víctima de abuso, levantar la mirada por primera vez mientras bailaba el </w:t>
      </w:r>
      <w:r w:rsidRPr="054F6652">
        <w:rPr>
          <w:i/>
          <w:iCs/>
        </w:rPr>
        <w:t>Jarabe Tapatío</w:t>
      </w:r>
      <w:r>
        <w:t>. O a</w:t>
      </w:r>
      <w:r w:rsidR="00D463EF">
        <w:t xml:space="preserve"> un</w:t>
      </w:r>
      <w:r>
        <w:t xml:space="preserve"> chico que vivía violencia familiar marcar el ritmo con </w:t>
      </w:r>
      <w:r w:rsidR="000E53A2">
        <w:t>su</w:t>
      </w:r>
      <w:r>
        <w:t>s pies, como si por fin tuviera control sobre algo.</w:t>
      </w:r>
    </w:p>
    <w:p w14:paraId="0ED5BFD7" w14:textId="146C9E52" w:rsidR="005410B9" w:rsidRDefault="005410B9" w:rsidP="3B31DFB6">
      <w:pPr>
        <w:spacing w:after="0" w:line="360" w:lineRule="auto"/>
        <w:ind w:firstLine="708"/>
        <w:jc w:val="both"/>
      </w:pPr>
      <w:r>
        <w:t xml:space="preserve">Como profesor de Ciencias </w:t>
      </w:r>
      <w:r w:rsidR="00532E6D">
        <w:t>N</w:t>
      </w:r>
      <w:r>
        <w:t xml:space="preserve">aturales en el </w:t>
      </w:r>
      <w:r w:rsidR="00532E6D">
        <w:t>B</w:t>
      </w:r>
      <w:r>
        <w:t xml:space="preserve">achillerato </w:t>
      </w:r>
      <w:r w:rsidR="00532E6D">
        <w:t>G</w:t>
      </w:r>
      <w:r>
        <w:t xml:space="preserve">eneral </w:t>
      </w:r>
      <w:r w:rsidR="00532E6D">
        <w:t>O</w:t>
      </w:r>
      <w:r>
        <w:t xml:space="preserve">ficial </w:t>
      </w:r>
      <w:r w:rsidR="005110BA">
        <w:t>“</w:t>
      </w:r>
      <w:r>
        <w:t>Jean Piaget</w:t>
      </w:r>
      <w:r w:rsidR="005110BA">
        <w:t>”</w:t>
      </w:r>
      <w:r w:rsidR="00CA5A06">
        <w:t>,</w:t>
      </w:r>
      <w:r>
        <w:t xml:space="preserve"> ubicado al nororiente de la ciudad de Puebla, </w:t>
      </w:r>
      <w:r w:rsidR="00CA5A06">
        <w:t xml:space="preserve">en </w:t>
      </w:r>
      <w:r>
        <w:t xml:space="preserve">una zona de alta marginación y </w:t>
      </w:r>
      <w:r w:rsidR="00845E7D">
        <w:t>atravesada</w:t>
      </w:r>
      <w:r>
        <w:t xml:space="preserve"> </w:t>
      </w:r>
      <w:r w:rsidR="00845E7D">
        <w:t>por</w:t>
      </w:r>
      <w:r>
        <w:t xml:space="preserve"> un contexto de violencia, </w:t>
      </w:r>
      <w:r w:rsidR="0088072F">
        <w:t>observo</w:t>
      </w:r>
      <w:r>
        <w:t xml:space="preserve"> en cada clase cómo la mayoría de mis estudiantes llega arrastrando problemas que nadie debería enfrentar a los quince años: violencia familiar, abuso, acoso escolar, trastornos alimenticios o abandono parental. Lo </w:t>
      </w:r>
      <w:r w:rsidR="002D585B">
        <w:t>llevan</w:t>
      </w:r>
      <w:r>
        <w:t xml:space="preserve"> en el cuerpo, en la mirada, en la forma de moverse. En es</w:t>
      </w:r>
      <w:r w:rsidR="0081461C">
        <w:t>t</w:t>
      </w:r>
      <w:r>
        <w:t>e contexto, la escuela deja de ser s</w:t>
      </w:r>
      <w:r w:rsidR="005110BA">
        <w:t>ó</w:t>
      </w:r>
      <w:r>
        <w:t xml:space="preserve">lo un </w:t>
      </w:r>
      <w:r w:rsidR="0081461C">
        <w:t>espacio</w:t>
      </w:r>
      <w:r>
        <w:t xml:space="preserve"> de aprendizaje y se convierte en un </w:t>
      </w:r>
      <w:r w:rsidR="0081461C">
        <w:t>lugar</w:t>
      </w:r>
      <w:r>
        <w:t xml:space="preserve"> donde, a través de la danza, la investigación, la escritura y los ensayos, buscamos fortalecer la resiliencia, la expresión emocional y la identidad mediante el aprendizaje autónomo</w:t>
      </w:r>
      <w:r w:rsidR="006A08B7">
        <w:t xml:space="preserve">. </w:t>
      </w:r>
      <w:r w:rsidR="00194F1F">
        <w:t>P</w:t>
      </w:r>
      <w:r w:rsidR="006A08B7">
        <w:t xml:space="preserve">ropiciamos </w:t>
      </w:r>
      <w:r w:rsidR="00BC691C">
        <w:t xml:space="preserve">que </w:t>
      </w:r>
      <w:r>
        <w:t xml:space="preserve">lo aprendido </w:t>
      </w:r>
      <w:r w:rsidR="00344226">
        <w:t>en</w:t>
      </w:r>
      <w:r>
        <w:t xml:space="preserve"> el aula </w:t>
      </w:r>
      <w:r w:rsidR="00855D6E">
        <w:t>dialogue con la vida cotidiana</w:t>
      </w:r>
      <w:r>
        <w:t xml:space="preserve">, con su comunidad, </w:t>
      </w:r>
      <w:r w:rsidR="00855D6E">
        <w:t xml:space="preserve">sus </w:t>
      </w:r>
      <w:r>
        <w:t>raíces y tradiciones</w:t>
      </w:r>
      <w:r w:rsidR="003627D9">
        <w:t>,</w:t>
      </w:r>
      <w:r>
        <w:t xml:space="preserve"> para desarrollar en ellos un pensamiento complejo que les permita </w:t>
      </w:r>
      <w:r w:rsidR="002069F9">
        <w:t>enfrentar</w:t>
      </w:r>
      <w:r>
        <w:t xml:space="preserve"> </w:t>
      </w:r>
      <w:r w:rsidR="001A138C">
        <w:t>su realidad diaria</w:t>
      </w:r>
      <w:r>
        <w:t>. Así</w:t>
      </w:r>
      <w:r w:rsidR="009831B7">
        <w:t>,</w:t>
      </w:r>
      <w:r>
        <w:t xml:space="preserve"> ocurrió algo que no estaba </w:t>
      </w:r>
      <w:r>
        <w:lastRenderedPageBreak/>
        <w:t xml:space="preserve">en el plan de estudios. Junto con la directora y </w:t>
      </w:r>
      <w:r w:rsidR="00194F1F">
        <w:t>dos</w:t>
      </w:r>
      <w:r>
        <w:t xml:space="preserve"> compañeros profesores, decidimos convertir el salón de clases en un santuario. Durante diez semanas no hubo juicios: s</w:t>
      </w:r>
      <w:r w:rsidR="005110BA">
        <w:t>ó</w:t>
      </w:r>
      <w:r>
        <w:t>lo el sudor en las palmas, el latido acelerado del cuerpo en movimiento y una necesidad profunda de pertenecer</w:t>
      </w:r>
      <w:r w:rsidR="00FE472D">
        <w:t>,</w:t>
      </w:r>
      <w:r>
        <w:t xml:space="preserve"> de alcanzar ese ansiado valor y reconocimiento que </w:t>
      </w:r>
      <w:r w:rsidR="00E51E0C">
        <w:t xml:space="preserve">la adolescencia </w:t>
      </w:r>
      <w:r>
        <w:t>necesita con urgencia. La danza dejó de ser técnica para volverse catarsis. Cada paso, cada giro, cada palmada era una forma de decir</w:t>
      </w:r>
      <w:r w:rsidR="004C7309">
        <w:t>:</w:t>
      </w:r>
      <w:r>
        <w:t xml:space="preserve"> “aquí estoy”, “esto soy”, “puedo más de lo que creía”.</w:t>
      </w:r>
    </w:p>
    <w:p w14:paraId="392D44D7" w14:textId="111D310F" w:rsidR="005410B9" w:rsidRDefault="005410B9" w:rsidP="3B31DFB6">
      <w:pPr>
        <w:spacing w:after="0" w:line="360" w:lineRule="auto"/>
        <w:ind w:firstLine="708"/>
        <w:jc w:val="both"/>
      </w:pPr>
      <w:r>
        <w:t xml:space="preserve">La propuesta surgió de una pregunta sencilla pero urgente: ¿cómo enseñar el pensamiento complejo en medio de la dureza cotidiana? Para responderla, retomamos la mirada integral de Edgar Morin, que concibe al ser humano desde todas sus dimensiones —emocional, social, cultural y cognitiva—, </w:t>
      </w:r>
      <w:r w:rsidR="00CC4F48">
        <w:t>así como</w:t>
      </w:r>
      <w:r>
        <w:t xml:space="preserve"> el </w:t>
      </w:r>
      <w:r w:rsidR="00FF28A7">
        <w:t xml:space="preserve">enfoque de </w:t>
      </w:r>
      <w:r>
        <w:t xml:space="preserve">aprendizaje autónomo de Zimmerman, que enseña a las juventudes a autorregularse y a tomar las riendas de su propio proceso. </w:t>
      </w:r>
      <w:r w:rsidR="00F243F3">
        <w:t xml:space="preserve">Desde las aportaciones </w:t>
      </w:r>
      <w:r w:rsidR="00260276">
        <w:t>de</w:t>
      </w:r>
      <w:r w:rsidR="00E511B1">
        <w:t xml:space="preserve"> Eisner</w:t>
      </w:r>
      <w:r w:rsidR="00260276">
        <w:t xml:space="preserve">, </w:t>
      </w:r>
      <w:r>
        <w:t xml:space="preserve">esto implicó diseñar momentos </w:t>
      </w:r>
      <w:r w:rsidR="008F12DB">
        <w:t>en los que</w:t>
      </w:r>
      <w:r>
        <w:t xml:space="preserve"> cada estudiante analizaba, decidía y ajustaba su avance. La danza fol</w:t>
      </w:r>
      <w:r w:rsidR="00B2042F">
        <w:t>c</w:t>
      </w:r>
      <w:r>
        <w:t>lórica mexicana apareció</w:t>
      </w:r>
      <w:r w:rsidR="008F12DB">
        <w:t xml:space="preserve"> entonces</w:t>
      </w:r>
      <w:r>
        <w:t xml:space="preserve"> como un puente entre ambos enfoques: una manera de unir el cuerpo,</w:t>
      </w:r>
      <w:r w:rsidR="00D726D3">
        <w:t xml:space="preserve"> la</w:t>
      </w:r>
      <w:r>
        <w:t xml:space="preserve"> mente </w:t>
      </w:r>
      <w:r w:rsidR="00D726D3">
        <w:t>y la</w:t>
      </w:r>
      <w:r>
        <w:t xml:space="preserve"> identidad cultural. </w:t>
      </w:r>
    </w:p>
    <w:p w14:paraId="18B6CC9E" w14:textId="367A74CC" w:rsidR="005410B9" w:rsidRDefault="005410B9" w:rsidP="3B31DFB6">
      <w:pPr>
        <w:spacing w:after="0" w:line="360" w:lineRule="auto"/>
        <w:ind w:firstLine="708"/>
        <w:jc w:val="both"/>
      </w:pPr>
      <w:r>
        <w:t xml:space="preserve">En las </w:t>
      </w:r>
      <w:r w:rsidR="007927E1">
        <w:t xml:space="preserve">dos </w:t>
      </w:r>
      <w:r>
        <w:t>primeras semanas</w:t>
      </w:r>
      <w:r w:rsidR="00D36875">
        <w:t>,</w:t>
      </w:r>
      <w:r>
        <w:t xml:space="preserve"> el sentido del aula cambió. Con escepticismo</w:t>
      </w:r>
      <w:r w:rsidR="007927E1">
        <w:t>, pena y temor</w:t>
      </w:r>
      <w:r w:rsidR="00664CEA">
        <w:t xml:space="preserve">, </w:t>
      </w:r>
      <w:r w:rsidR="00C635D9">
        <w:t xml:space="preserve">un grupo de </w:t>
      </w:r>
      <w:r w:rsidR="00563D0E">
        <w:t>40 hombres y 60 mujeres</w:t>
      </w:r>
      <w:r w:rsidR="004A1010">
        <w:t>,</w:t>
      </w:r>
      <w:r>
        <w:t xml:space="preserve"> de entre 14 y 16 años, comenz</w:t>
      </w:r>
      <w:r w:rsidR="695F75E5">
        <w:t>ó</w:t>
      </w:r>
      <w:r>
        <w:t xml:space="preserve"> a investigar las raíces</w:t>
      </w:r>
      <w:r w:rsidR="007927E1">
        <w:t xml:space="preserve"> y tradiciones </w:t>
      </w:r>
      <w:r>
        <w:t>de las danzas regionales</w:t>
      </w:r>
      <w:r w:rsidR="00945B25">
        <w:t>. E</w:t>
      </w:r>
      <w:r>
        <w:t>scribi</w:t>
      </w:r>
      <w:r w:rsidR="4754F761">
        <w:t>ó s</w:t>
      </w:r>
      <w:r>
        <w:t>obre lo que descubría y ensay</w:t>
      </w:r>
      <w:r w:rsidR="687F7798">
        <w:t>ó p</w:t>
      </w:r>
      <w:r>
        <w:t xml:space="preserve">asos que al principio </w:t>
      </w:r>
      <w:r w:rsidR="00945B25">
        <w:t>le resultaban</w:t>
      </w:r>
      <w:r>
        <w:t xml:space="preserve"> ajenos. </w:t>
      </w:r>
      <w:r w:rsidR="001F58CB">
        <w:t>Poco a poco</w:t>
      </w:r>
      <w:r w:rsidR="007927E1">
        <w:t>, hi</w:t>
      </w:r>
      <w:r w:rsidR="5ADCF28D">
        <w:t>zo</w:t>
      </w:r>
      <w:r w:rsidR="007927E1">
        <w:t xml:space="preserve"> suyo</w:t>
      </w:r>
      <w:r w:rsidR="158EA447">
        <w:t>s</w:t>
      </w:r>
      <w:r w:rsidR="0071500F">
        <w:t xml:space="preserve"> el</w:t>
      </w:r>
      <w:r w:rsidR="007927E1">
        <w:t xml:space="preserve"> conocimiento y</w:t>
      </w:r>
      <w:r w:rsidR="0071500F">
        <w:t xml:space="preserve"> la</w:t>
      </w:r>
      <w:r w:rsidR="007927E1">
        <w:t xml:space="preserve"> ejecución</w:t>
      </w:r>
      <w:r w:rsidR="0071500F">
        <w:t>,</w:t>
      </w:r>
      <w:r w:rsidR="006B499E">
        <w:t xml:space="preserve"> transforma</w:t>
      </w:r>
      <w:r w:rsidR="0021353C">
        <w:t>n</w:t>
      </w:r>
      <w:r w:rsidR="006B499E">
        <w:t xml:space="preserve">do </w:t>
      </w:r>
      <w:r w:rsidR="007927E1">
        <w:t xml:space="preserve">el contexto problemático en </w:t>
      </w:r>
      <w:r>
        <w:t xml:space="preserve">movimiento. A la </w:t>
      </w:r>
      <w:r w:rsidR="007927E1">
        <w:t xml:space="preserve">quinta </w:t>
      </w:r>
      <w:r>
        <w:t>semana, ya no era s</w:t>
      </w:r>
      <w:r w:rsidR="154EB797">
        <w:t>ó</w:t>
      </w:r>
      <w:r>
        <w:t>lo baile: era expresión. El ambiente, antes tenso</w:t>
      </w:r>
      <w:r w:rsidR="00ED3E78">
        <w:t xml:space="preserve"> y</w:t>
      </w:r>
      <w:r w:rsidR="00792D9C">
        <w:t xml:space="preserve"> </w:t>
      </w:r>
      <w:r>
        <w:t>callado</w:t>
      </w:r>
      <w:r w:rsidR="00ED3E78">
        <w:t>,</w:t>
      </w:r>
      <w:r w:rsidR="00792D9C">
        <w:t xml:space="preserve"> </w:t>
      </w:r>
      <w:r>
        <w:t>se volvió cálido y ruidoso</w:t>
      </w:r>
      <w:r w:rsidR="001B1FC0">
        <w:t>;</w:t>
      </w:r>
      <w:r w:rsidR="007927E1">
        <w:t xml:space="preserve"> </w:t>
      </w:r>
      <w:r w:rsidR="00CB170F">
        <w:t xml:space="preserve">las </w:t>
      </w:r>
      <w:r w:rsidR="007927E1">
        <w:t xml:space="preserve">miradas llenas de miedo y desapego </w:t>
      </w:r>
      <w:r w:rsidR="00803981">
        <w:t xml:space="preserve">dieron paso a un espacio de </w:t>
      </w:r>
      <w:r w:rsidR="007927E1">
        <w:t>apoyo y entendimiento mutuo</w:t>
      </w:r>
      <w:r>
        <w:t xml:space="preserve">. </w:t>
      </w:r>
    </w:p>
    <w:p w14:paraId="37D47B14" w14:textId="7926DD02" w:rsidR="005410B9" w:rsidRDefault="005410B9" w:rsidP="3B31DFB6">
      <w:pPr>
        <w:spacing w:after="0" w:line="360" w:lineRule="auto"/>
        <w:ind w:firstLine="708"/>
        <w:jc w:val="both"/>
      </w:pPr>
      <w:r>
        <w:t xml:space="preserve">Lo que </w:t>
      </w:r>
      <w:r w:rsidR="00DA39A3">
        <w:t xml:space="preserve">observé </w:t>
      </w:r>
      <w:r>
        <w:t>en esas semanas fue resiliencia en estado puro. Jóvenes que aprendieron a regular sus emociones, a trabajar en equipo</w:t>
      </w:r>
      <w:r w:rsidR="00F24CB6">
        <w:t xml:space="preserve"> y </w:t>
      </w:r>
      <w:r>
        <w:t>a escribir sobre sus miedos y sus sueños. El 97% mejoró su rendimiento académico</w:t>
      </w:r>
      <w:r w:rsidR="00220CC9">
        <w:t>:</w:t>
      </w:r>
      <w:r w:rsidR="007927E1">
        <w:t xml:space="preserve"> lograron una m</w:t>
      </w:r>
      <w:r w:rsidR="007B5AF7">
        <w:t>ayor</w:t>
      </w:r>
      <w:r w:rsidR="007927E1">
        <w:t xml:space="preserve"> calidad en la presentación de actividades escritas </w:t>
      </w:r>
      <w:r w:rsidR="007B5AF7">
        <w:t>y</w:t>
      </w:r>
      <w:r w:rsidR="007927E1">
        <w:t xml:space="preserve"> orales</w:t>
      </w:r>
      <w:r w:rsidR="00AF3163">
        <w:t xml:space="preserve"> y</w:t>
      </w:r>
      <w:r w:rsidR="007927E1">
        <w:t>, en sus exámenes</w:t>
      </w:r>
      <w:r w:rsidR="00AF3163">
        <w:t>,</w:t>
      </w:r>
      <w:r w:rsidR="007927E1">
        <w:t xml:space="preserve"> incrementar</w:t>
      </w:r>
      <w:r w:rsidR="007E0F9F">
        <w:t>on hasta</w:t>
      </w:r>
      <w:r w:rsidR="007927E1">
        <w:t xml:space="preserve"> en un 25% </w:t>
      </w:r>
      <w:r w:rsidR="00AF3163">
        <w:t>las</w:t>
      </w:r>
      <w:r w:rsidR="007927E1">
        <w:t xml:space="preserve"> calificaci</w:t>
      </w:r>
      <w:r w:rsidR="00F129B2">
        <w:t>ones,</w:t>
      </w:r>
      <w:r w:rsidR="007927E1">
        <w:t xml:space="preserve"> pasando de </w:t>
      </w:r>
      <w:r w:rsidR="000D30E2">
        <w:t>promedios</w:t>
      </w:r>
      <w:r w:rsidR="007927E1">
        <w:t xml:space="preserve"> de 6 a 8 y 9 </w:t>
      </w:r>
      <w:r w:rsidR="007927E1">
        <w:lastRenderedPageBreak/>
        <w:t>en asignaturas de ciencias exactas</w:t>
      </w:r>
      <w:r w:rsidR="00053992">
        <w:t xml:space="preserve">. </w:t>
      </w:r>
      <w:r w:rsidR="00D660E9">
        <w:t>También cambió</w:t>
      </w:r>
      <w:r>
        <w:t xml:space="preserve"> </w:t>
      </w:r>
      <w:r w:rsidR="00D660E9">
        <w:t>de f</w:t>
      </w:r>
      <w:r w:rsidR="00CD0D5F">
        <w:t xml:space="preserve">orma significativa </w:t>
      </w:r>
      <w:r>
        <w:t>su actitud frente a</w:t>
      </w:r>
      <w:r w:rsidR="007927E1">
        <w:t xml:space="preserve"> la </w:t>
      </w:r>
      <w:r w:rsidR="009004B4">
        <w:t>socialización</w:t>
      </w:r>
      <w:r w:rsidR="007927E1">
        <w:t xml:space="preserve"> y </w:t>
      </w:r>
      <w:r w:rsidR="00CD0D5F">
        <w:t>al</w:t>
      </w:r>
      <w:r w:rsidR="007927E1">
        <w:t xml:space="preserve"> entorno escolar</w:t>
      </w:r>
      <w:r w:rsidR="00FB5297">
        <w:t>.</w:t>
      </w:r>
      <w:r w:rsidR="007927E1">
        <w:t xml:space="preserve"> </w:t>
      </w:r>
      <w:r w:rsidR="00844843">
        <w:t>Al compartir</w:t>
      </w:r>
      <w:r w:rsidR="007927E1">
        <w:t xml:space="preserve"> sus historias y </w:t>
      </w:r>
      <w:r w:rsidR="003F2A79">
        <w:t xml:space="preserve">reconocer </w:t>
      </w:r>
      <w:r w:rsidR="007927E1">
        <w:t>c</w:t>
      </w:r>
      <w:r w:rsidR="003F2A79">
        <w:t>ó</w:t>
      </w:r>
      <w:r w:rsidR="007927E1">
        <w:t>mo la danza les a</w:t>
      </w:r>
      <w:r w:rsidR="003F2A79">
        <w:t>yudaba</w:t>
      </w:r>
      <w:r w:rsidR="007927E1">
        <w:t xml:space="preserve"> a enfrentar contextos</w:t>
      </w:r>
      <w:r w:rsidR="00E35632">
        <w:t xml:space="preserve"> adversos</w:t>
      </w:r>
      <w:r w:rsidR="0053798A">
        <w:t>,</w:t>
      </w:r>
      <w:r w:rsidR="007927E1">
        <w:t xml:space="preserve"> se convirtieron en apoyo </w:t>
      </w:r>
      <w:r w:rsidR="00A10179">
        <w:t>para otras</w:t>
      </w:r>
      <w:r w:rsidR="007927E1">
        <w:t xml:space="preserve"> chicas y chicos que no se atrevían a dar ese paso</w:t>
      </w:r>
      <w:r w:rsidR="006F48AB">
        <w:t>.</w:t>
      </w:r>
      <w:r>
        <w:t xml:space="preserve"> </w:t>
      </w:r>
      <w:r w:rsidR="006F48AB">
        <w:t>S</w:t>
      </w:r>
      <w:r w:rsidR="607FBAEB">
        <w:t>ó</w:t>
      </w:r>
      <w:r>
        <w:t>lo el 3% no pudo</w:t>
      </w:r>
      <w:r w:rsidR="006F48AB">
        <w:t xml:space="preserve"> o</w:t>
      </w:r>
      <w:r w:rsidR="007927E1">
        <w:t xml:space="preserve"> no quiso</w:t>
      </w:r>
      <w:r>
        <w:t xml:space="preserve"> continuar</w:t>
      </w:r>
      <w:r w:rsidR="007927E1">
        <w:t>; no expres</w:t>
      </w:r>
      <w:r w:rsidR="18E16258">
        <w:t>ó s</w:t>
      </w:r>
      <w:r w:rsidR="007927E1">
        <w:t xml:space="preserve">us razones </w:t>
      </w:r>
      <w:r w:rsidR="00971C9F">
        <w:t xml:space="preserve">y </w:t>
      </w:r>
      <w:r w:rsidR="007927E1">
        <w:t>se respet</w:t>
      </w:r>
      <w:r w:rsidR="00971C9F">
        <w:t>ó</w:t>
      </w:r>
      <w:r w:rsidR="007927E1">
        <w:t xml:space="preserve"> su </w:t>
      </w:r>
      <w:r w:rsidR="009004B4">
        <w:t>decisión</w:t>
      </w:r>
      <w:r>
        <w:t xml:space="preserve">. Más allá de los números, lo que cambió fue la manera en que </w:t>
      </w:r>
      <w:r w:rsidR="007A4E78">
        <w:t>comenzaron a</w:t>
      </w:r>
      <w:r>
        <w:t xml:space="preserve"> reco</w:t>
      </w:r>
      <w:r w:rsidR="00626435">
        <w:t>nocerse</w:t>
      </w:r>
      <w:r>
        <w:t>: se sabían personas valiosas, capaces, dignas</w:t>
      </w:r>
      <w:r w:rsidR="00971C9F">
        <w:t xml:space="preserve"> y</w:t>
      </w:r>
      <w:r>
        <w:t xml:space="preserve"> necesarias.</w:t>
      </w:r>
    </w:p>
    <w:p w14:paraId="6D827226" w14:textId="18ADF70D" w:rsidR="005410B9" w:rsidRDefault="005410B9" w:rsidP="3B31DFB6">
      <w:pPr>
        <w:spacing w:after="0" w:line="360" w:lineRule="auto"/>
        <w:ind w:firstLine="708"/>
        <w:jc w:val="both"/>
      </w:pPr>
      <w:r>
        <w:t>Recuerdo a Mariana, qu</w:t>
      </w:r>
      <w:r w:rsidR="00F950AC">
        <w:t>ien</w:t>
      </w:r>
      <w:r>
        <w:t xml:space="preserve"> al principio no quería participar. “No sé bailar”, decía, y se quedaba en la orilla del salón. Poco a poco encontr</w:t>
      </w:r>
      <w:r w:rsidR="00626435">
        <w:t>ó</w:t>
      </w:r>
      <w:r>
        <w:t xml:space="preserve"> su ritmo</w:t>
      </w:r>
      <w:r w:rsidR="00626435">
        <w:t xml:space="preserve"> y</w:t>
      </w:r>
      <w:r>
        <w:t xml:space="preserve"> su espacio. En la última presentación fue </w:t>
      </w:r>
      <w:r w:rsidR="00EE67BB">
        <w:t xml:space="preserve">ella </w:t>
      </w:r>
      <w:r>
        <w:t>quien lideró al grupo con una seguridad que conmovía. Cuando terminó, me dijo: “Nunca pensé que mi cuerpo pudiera contar mi historia”. En esa frase comprendí que la danza había hecho más que enseñar pasos: había devuelto la voz.</w:t>
      </w:r>
    </w:p>
    <w:p w14:paraId="7FEDC38B" w14:textId="1CC78DB7" w:rsidR="0006224F" w:rsidRDefault="009004B4" w:rsidP="3B31DFB6">
      <w:pPr>
        <w:spacing w:after="0" w:line="360" w:lineRule="auto"/>
        <w:ind w:firstLine="708"/>
        <w:jc w:val="both"/>
      </w:pPr>
      <w:r>
        <w:t xml:space="preserve">El caso de </w:t>
      </w:r>
      <w:r w:rsidR="0006224F">
        <w:t>C</w:t>
      </w:r>
      <w:r>
        <w:t xml:space="preserve">armenchu </w:t>
      </w:r>
      <w:r w:rsidR="00743737">
        <w:t>fue particularmente significativo</w:t>
      </w:r>
      <w:r w:rsidR="00864D06">
        <w:t xml:space="preserve">. </w:t>
      </w:r>
      <w:r w:rsidR="000D5834">
        <w:t>Tras</w:t>
      </w:r>
      <w:r>
        <w:t xml:space="preserve"> la separación de sus padres y</w:t>
      </w:r>
      <w:r w:rsidR="00864D06">
        <w:t xml:space="preserve"> </w:t>
      </w:r>
      <w:r w:rsidR="000D5834">
        <w:t>e</w:t>
      </w:r>
      <w:r w:rsidR="00864D06">
        <w:t>l</w:t>
      </w:r>
      <w:r>
        <w:t xml:space="preserve"> distanciamiento con </w:t>
      </w:r>
      <w:r w:rsidR="00864D06">
        <w:t>su</w:t>
      </w:r>
      <w:r>
        <w:t xml:space="preserve"> mamá, había dejado de comer</w:t>
      </w:r>
      <w:r w:rsidR="00BB7C83">
        <w:t>.</w:t>
      </w:r>
      <w:r>
        <w:t xml:space="preserve"> </w:t>
      </w:r>
      <w:r w:rsidR="00140DE4">
        <w:t>P</w:t>
      </w:r>
      <w:r>
        <w:t>resentaba un trastorno aliment</w:t>
      </w:r>
      <w:r w:rsidR="00140DE4">
        <w:t>icio:</w:t>
      </w:r>
      <w:r>
        <w:t xml:space="preserve"> no desayunaba, </w:t>
      </w:r>
      <w:r w:rsidR="00EE67BB">
        <w:t>apenas</w:t>
      </w:r>
      <w:r>
        <w:t xml:space="preserve"> comía y</w:t>
      </w:r>
      <w:r w:rsidR="00570A9D">
        <w:t>,</w:t>
      </w:r>
      <w:r>
        <w:t xml:space="preserve"> a veces</w:t>
      </w:r>
      <w:r w:rsidR="00570A9D">
        <w:t>,</w:t>
      </w:r>
      <w:r>
        <w:t xml:space="preserve"> cenaba</w:t>
      </w:r>
      <w:r w:rsidR="00EA66D5">
        <w:t xml:space="preserve">. </w:t>
      </w:r>
      <w:r w:rsidR="00D859B5">
        <w:t>Primero</w:t>
      </w:r>
      <w:r w:rsidR="00EA66D5">
        <w:t xml:space="preserve"> decía </w:t>
      </w:r>
      <w:r>
        <w:t xml:space="preserve">que no </w:t>
      </w:r>
      <w:r w:rsidR="00D859B5">
        <w:t>tenía</w:t>
      </w:r>
      <w:r>
        <w:t xml:space="preserve"> tiempo</w:t>
      </w:r>
      <w:r w:rsidR="00D859B5">
        <w:t>;</w:t>
      </w:r>
      <w:r>
        <w:t xml:space="preserve"> después</w:t>
      </w:r>
      <w:r w:rsidR="001F56CE">
        <w:t>,</w:t>
      </w:r>
      <w:r>
        <w:t xml:space="preserve"> que no </w:t>
      </w:r>
      <w:r w:rsidR="00C869EA">
        <w:t xml:space="preserve">había </w:t>
      </w:r>
      <w:r>
        <w:t>qu</w:t>
      </w:r>
      <w:r w:rsidR="00C869EA">
        <w:t>é</w:t>
      </w:r>
      <w:r>
        <w:t xml:space="preserve"> comer</w:t>
      </w:r>
      <w:r w:rsidR="000F2085">
        <w:t>.</w:t>
      </w:r>
      <w:r>
        <w:t xml:space="preserve"> </w:t>
      </w:r>
      <w:r w:rsidR="000F2085">
        <w:t>E</w:t>
      </w:r>
      <w:r>
        <w:t xml:space="preserve">n </w:t>
      </w:r>
      <w:r w:rsidR="000F2085">
        <w:t>una</w:t>
      </w:r>
      <w:r>
        <w:t xml:space="preserve"> entrevista</w:t>
      </w:r>
      <w:r w:rsidR="00C869EA">
        <w:t>,</w:t>
      </w:r>
      <w:r>
        <w:t xml:space="preserve"> </w:t>
      </w:r>
      <w:r w:rsidR="000F2085">
        <w:t>su</w:t>
      </w:r>
      <w:r>
        <w:t xml:space="preserve"> mam</w:t>
      </w:r>
      <w:r w:rsidR="000F2085">
        <w:t>á</w:t>
      </w:r>
      <w:r w:rsidR="002D46E3">
        <w:t xml:space="preserve"> </w:t>
      </w:r>
      <w:r w:rsidR="00F37102">
        <w:t>relat</w:t>
      </w:r>
      <w:r w:rsidR="00AD34F4">
        <w:t>ó que</w:t>
      </w:r>
      <w:r w:rsidR="00CF0923">
        <w:t>,</w:t>
      </w:r>
      <w:r w:rsidR="00AD34F4">
        <w:t xml:space="preserve"> en</w:t>
      </w:r>
      <w:r>
        <w:t xml:space="preserve"> un contexto escolar previo</w:t>
      </w:r>
      <w:r w:rsidR="006F7486">
        <w:t>,</w:t>
      </w:r>
      <w:r>
        <w:t xml:space="preserve"> </w:t>
      </w:r>
      <w:r w:rsidR="001E3DB2">
        <w:t>sufrió</w:t>
      </w:r>
      <w:r>
        <w:t xml:space="preserve"> </w:t>
      </w:r>
      <w:proofErr w:type="gramStart"/>
      <w:r w:rsidRPr="3B31DFB6">
        <w:rPr>
          <w:i/>
          <w:iCs/>
        </w:rPr>
        <w:t>bully</w:t>
      </w:r>
      <w:r w:rsidR="00161E0D" w:rsidRPr="3B31DFB6">
        <w:rPr>
          <w:i/>
          <w:iCs/>
        </w:rPr>
        <w:t>i</w:t>
      </w:r>
      <w:r w:rsidRPr="3B31DFB6">
        <w:rPr>
          <w:i/>
          <w:iCs/>
        </w:rPr>
        <w:t>ng</w:t>
      </w:r>
      <w:proofErr w:type="gramEnd"/>
      <w:r w:rsidR="5A60CB36">
        <w:t>,</w:t>
      </w:r>
      <w:r>
        <w:t xml:space="preserve"> acoso y abuso por parte de un familiar cercano</w:t>
      </w:r>
      <w:r w:rsidR="00FD212F">
        <w:t>.</w:t>
      </w:r>
      <w:r w:rsidR="00790ECF">
        <w:t xml:space="preserve"> </w:t>
      </w:r>
      <w:r w:rsidR="001049E7">
        <w:t xml:space="preserve">Durante </w:t>
      </w:r>
      <w:r w:rsidR="00755581">
        <w:t>los ensayos</w:t>
      </w:r>
      <w:r w:rsidR="00DD68B4">
        <w:t>, Carmenchu</w:t>
      </w:r>
      <w:r w:rsidR="00790ECF">
        <w:t xml:space="preserve"> se mareaba y se desmayaba</w:t>
      </w:r>
      <w:r w:rsidR="00DD68B4">
        <w:t>.</w:t>
      </w:r>
      <w:r w:rsidR="00790ECF">
        <w:t xml:space="preserve"> </w:t>
      </w:r>
      <w:r w:rsidR="00DD68B4">
        <w:t>S</w:t>
      </w:r>
      <w:r w:rsidR="00790ECF">
        <w:t xml:space="preserve">us compañeras </w:t>
      </w:r>
      <w:r w:rsidR="00681542">
        <w:t>hablaron</w:t>
      </w:r>
      <w:r w:rsidR="00790ECF">
        <w:t xml:space="preserve"> con ella y pusieron como regla que “nadie podía ensayar si no había desayunado”</w:t>
      </w:r>
      <w:r w:rsidR="00CF726F">
        <w:t>. Consultaron</w:t>
      </w:r>
      <w:r w:rsidR="006E7748">
        <w:t xml:space="preserve"> </w:t>
      </w:r>
      <w:r w:rsidR="00662DA2">
        <w:t>esta decisión</w:t>
      </w:r>
      <w:r w:rsidR="00CF726F">
        <w:t xml:space="preserve"> </w:t>
      </w:r>
      <w:r w:rsidR="00662DA2">
        <w:t xml:space="preserve">con la </w:t>
      </w:r>
      <w:r w:rsidR="00790ECF">
        <w:t xml:space="preserve">maestra Adri, abogada de profesión, </w:t>
      </w:r>
      <w:r w:rsidR="00D72A05">
        <w:t xml:space="preserve">quien validó la </w:t>
      </w:r>
      <w:r w:rsidR="00790ECF">
        <w:t xml:space="preserve">iniciativa </w:t>
      </w:r>
      <w:r w:rsidR="001F634C">
        <w:t xml:space="preserve">por realizarse </w:t>
      </w:r>
      <w:r w:rsidR="00790ECF">
        <w:t xml:space="preserve">con respeto a los derechos de todos y </w:t>
      </w:r>
      <w:r w:rsidR="00081013">
        <w:t xml:space="preserve">con </w:t>
      </w:r>
      <w:r w:rsidR="00A90CAF">
        <w:t>la intención</w:t>
      </w:r>
      <w:r w:rsidR="00081013">
        <w:t xml:space="preserve"> de</w:t>
      </w:r>
      <w:r w:rsidR="00790ECF">
        <w:t xml:space="preserve"> apoyar a una compañera</w:t>
      </w:r>
      <w:r w:rsidR="00081013">
        <w:t>.</w:t>
      </w:r>
      <w:r w:rsidR="00790ECF">
        <w:t xml:space="preserve"> </w:t>
      </w:r>
      <w:r w:rsidR="00081013">
        <w:t>L</w:t>
      </w:r>
      <w:r w:rsidR="00790ECF">
        <w:t xml:space="preserve">a medida fue respetada por todo el grupo, gracias </w:t>
      </w:r>
      <w:r w:rsidR="009B0B83">
        <w:t xml:space="preserve">a </w:t>
      </w:r>
      <w:r w:rsidR="00A90CAF">
        <w:t>una</w:t>
      </w:r>
      <w:r w:rsidR="00790ECF">
        <w:t xml:space="preserve"> intervención d</w:t>
      </w:r>
      <w:r w:rsidR="00A90CAF">
        <w:t>ocente sensible y oportuna</w:t>
      </w:r>
      <w:r w:rsidR="00790ECF">
        <w:t>.</w:t>
      </w:r>
    </w:p>
    <w:p w14:paraId="40620B60" w14:textId="4AD73267" w:rsidR="005410B9" w:rsidRDefault="0006224F" w:rsidP="3B31DFB6">
      <w:pPr>
        <w:spacing w:after="0" w:line="360" w:lineRule="auto"/>
        <w:ind w:firstLine="708"/>
        <w:jc w:val="both"/>
      </w:pPr>
      <w:r>
        <w:t>L</w:t>
      </w:r>
      <w:r w:rsidR="005410B9">
        <w:t>a experiencia confirmó lo que la teoría insinuaba: el arte puede ser una forma de pensar con el cuerpo, y la identidad también se construye desde el movimiento. Morin tenía razón al afirmar que el pensamiento complejo</w:t>
      </w:r>
      <w:r w:rsidR="00E8337F">
        <w:t xml:space="preserve"> entrelaza</w:t>
      </w:r>
      <w:r w:rsidR="005410B9">
        <w:t xml:space="preserve"> razón y emoción. Zimmerma</w:t>
      </w:r>
      <w:r w:rsidR="00F92FAB">
        <w:t xml:space="preserve">n </w:t>
      </w:r>
      <w:r w:rsidR="006277AA">
        <w:t>también</w:t>
      </w:r>
      <w:r w:rsidR="005410B9">
        <w:t>, pues cuando los estudiantes aprenden a autorregularse, no s</w:t>
      </w:r>
      <w:r w:rsidR="005110BA">
        <w:t>ó</w:t>
      </w:r>
      <w:r w:rsidR="005410B9">
        <w:t xml:space="preserve">lo </w:t>
      </w:r>
      <w:r w:rsidR="005410B9">
        <w:lastRenderedPageBreak/>
        <w:t xml:space="preserve">dominan una técnica, </w:t>
      </w:r>
      <w:r w:rsidR="00E046A3">
        <w:t>sino que</w:t>
      </w:r>
      <w:r w:rsidR="005410B9">
        <w:t xml:space="preserve"> se descubren capaces de transformar su propio aprendizaj</w:t>
      </w:r>
      <w:r>
        <w:t>e</w:t>
      </w:r>
      <w:r w:rsidR="009338CD">
        <w:t>.</w:t>
      </w:r>
      <w:r w:rsidR="005410B9">
        <w:t xml:space="preserve"> </w:t>
      </w:r>
    </w:p>
    <w:p w14:paraId="0C5B2730" w14:textId="1235BA64" w:rsidR="005410B9" w:rsidRDefault="005410B9" w:rsidP="3B31DFB6">
      <w:pPr>
        <w:spacing w:after="0" w:line="360" w:lineRule="auto"/>
        <w:ind w:firstLine="708"/>
        <w:jc w:val="both"/>
      </w:pPr>
      <w:r>
        <w:t>A partir de esta primera experiencia, consideramos necesario formalizar, dentro del marco de la Nueva Escuela Mexicana,</w:t>
      </w:r>
      <w:r w:rsidR="009338CD">
        <w:t xml:space="preserve"> </w:t>
      </w:r>
      <w:r>
        <w:t xml:space="preserve">una asignatura optativa o taller llamado </w:t>
      </w:r>
      <w:r w:rsidRPr="054F6652">
        <w:rPr>
          <w:i/>
          <w:iCs/>
        </w:rPr>
        <w:t>Identidad, Arte y Resiliencia.</w:t>
      </w:r>
      <w:r>
        <w:t xml:space="preserve"> No para formar bailarines, sino personas conscientes, críticas, con sentido de pertenencia y autoestima. Mientras tanto, en el </w:t>
      </w:r>
      <w:r w:rsidR="009338CD">
        <w:t>B</w:t>
      </w:r>
      <w:r>
        <w:t>achi</w:t>
      </w:r>
      <w:r w:rsidR="004A1603">
        <w:t xml:space="preserve">llerato </w:t>
      </w:r>
      <w:r w:rsidR="00025343">
        <w:t>“</w:t>
      </w:r>
      <w:r w:rsidR="004A1603">
        <w:t>Jean Piaget</w:t>
      </w:r>
      <w:r w:rsidR="00025343">
        <w:t>”</w:t>
      </w:r>
      <w:r>
        <w:t xml:space="preserve"> seguiremos implementando este programa</w:t>
      </w:r>
      <w:r w:rsidR="00D17534">
        <w:t>,</w:t>
      </w:r>
      <w:r w:rsidR="004A1603">
        <w:t xml:space="preserve"> en la medida </w:t>
      </w:r>
      <w:r w:rsidR="00D17534">
        <w:t xml:space="preserve">en </w:t>
      </w:r>
      <w:r w:rsidR="004A1603">
        <w:t>que las autoridades lo permitan</w:t>
      </w:r>
      <w:r w:rsidR="008B22A0">
        <w:t>,</w:t>
      </w:r>
      <w:r>
        <w:t xml:space="preserve"> con estudiantes de</w:t>
      </w:r>
      <w:r w:rsidR="004A1603">
        <w:t xml:space="preserve"> </w:t>
      </w:r>
      <w:r w:rsidR="008B22A0">
        <w:t>primer</w:t>
      </w:r>
      <w:r w:rsidR="004A1603">
        <w:t xml:space="preserve"> </w:t>
      </w:r>
      <w:r>
        <w:t>semestre</w:t>
      </w:r>
      <w:r w:rsidR="00810FAA">
        <w:t xml:space="preserve"> cada año</w:t>
      </w:r>
      <w:r>
        <w:t>.</w:t>
      </w:r>
      <w:r w:rsidR="004A1603">
        <w:t xml:space="preserve"> </w:t>
      </w:r>
      <w:r w:rsidR="00C2474B">
        <w:t xml:space="preserve">Las </w:t>
      </w:r>
      <w:r w:rsidR="002A45AD">
        <w:t>mejora</w:t>
      </w:r>
      <w:r w:rsidR="00C2474B">
        <w:t>s</w:t>
      </w:r>
      <w:r w:rsidR="002A45AD">
        <w:t xml:space="preserve"> </w:t>
      </w:r>
      <w:r w:rsidR="00EA571B">
        <w:t>en</w:t>
      </w:r>
      <w:r w:rsidR="004A1603">
        <w:t xml:space="preserve"> los hábitos conductuales y académicos</w:t>
      </w:r>
      <w:r w:rsidR="0033795E">
        <w:t xml:space="preserve"> han sido evidentes:</w:t>
      </w:r>
      <w:r w:rsidR="004A1603">
        <w:t xml:space="preserve"> nuestros estudiantes que participaron </w:t>
      </w:r>
      <w:r w:rsidR="00F12250">
        <w:t>lograron</w:t>
      </w:r>
      <w:r w:rsidR="004A1603">
        <w:t xml:space="preserve"> reorientar sus necesidades emocionales hacia la construcción de una identidad </w:t>
      </w:r>
      <w:r w:rsidR="0033795E">
        <w:t xml:space="preserve">vinculada a </w:t>
      </w:r>
      <w:r w:rsidR="004A1603">
        <w:t>la cultura</w:t>
      </w:r>
      <w:r w:rsidR="006963DA">
        <w:t xml:space="preserve"> y las tradiciones.</w:t>
      </w:r>
      <w:r w:rsidR="004A1603">
        <w:t xml:space="preserve"> </w:t>
      </w:r>
      <w:r w:rsidR="006963DA">
        <w:t>E</w:t>
      </w:r>
      <w:r w:rsidR="004A1603">
        <w:t xml:space="preserve">sto les permitió </w:t>
      </w:r>
      <w:r w:rsidR="001435AA">
        <w:t>resignificar experiencias</w:t>
      </w:r>
      <w:r w:rsidR="004A1603">
        <w:t xml:space="preserve"> pasad</w:t>
      </w:r>
      <w:r w:rsidR="001435AA">
        <w:t>as</w:t>
      </w:r>
      <w:r w:rsidR="004A1603">
        <w:t xml:space="preserve"> que l</w:t>
      </w:r>
      <w:r w:rsidR="006870A7">
        <w:t>e</w:t>
      </w:r>
      <w:r w:rsidR="004A1603">
        <w:t>s atormenta</w:t>
      </w:r>
      <w:r w:rsidR="006870A7">
        <w:t>ba</w:t>
      </w:r>
      <w:r w:rsidR="00416BA4">
        <w:t>n</w:t>
      </w:r>
      <w:r w:rsidR="004A1603">
        <w:t xml:space="preserve"> y generar expectativa</w:t>
      </w:r>
      <w:r w:rsidR="006870A7">
        <w:t>s</w:t>
      </w:r>
      <w:r w:rsidR="004A1603">
        <w:t xml:space="preserve"> de éxito</w:t>
      </w:r>
      <w:r w:rsidR="004567E2">
        <w:t>.</w:t>
      </w:r>
      <w:r w:rsidR="004A1603">
        <w:t xml:space="preserve"> </w:t>
      </w:r>
      <w:r w:rsidR="004567E2">
        <w:t>A</w:t>
      </w:r>
      <w:r w:rsidR="008F7F1B">
        <w:t>l egresar,</w:t>
      </w:r>
      <w:r w:rsidR="004A1603">
        <w:t xml:space="preserve"> </w:t>
      </w:r>
      <w:r w:rsidR="008F7F1B">
        <w:t>s</w:t>
      </w:r>
      <w:r w:rsidR="005110BA">
        <w:t>ó</w:t>
      </w:r>
      <w:r w:rsidR="008F7F1B">
        <w:t xml:space="preserve">lo una </w:t>
      </w:r>
      <w:r w:rsidR="004A1603">
        <w:t xml:space="preserve">de cada </w:t>
      </w:r>
      <w:r w:rsidR="008F7F1B">
        <w:t>diez personas</w:t>
      </w:r>
      <w:r w:rsidR="004A1603">
        <w:t xml:space="preserve"> decidió no continuar sus estudios para incorporarse a la fuerza laboral.</w:t>
      </w:r>
    </w:p>
    <w:p w14:paraId="1FFB1097" w14:textId="3BFBC9FB" w:rsidR="005410B9" w:rsidRDefault="005410B9" w:rsidP="3B31DFB6">
      <w:pPr>
        <w:spacing w:after="0" w:line="360" w:lineRule="auto"/>
        <w:ind w:firstLine="708"/>
        <w:jc w:val="both"/>
      </w:pPr>
      <w:r>
        <w:t>Cuando el salón vuelve al silencio habitual, pienso en esta experiencia. En que el arte puede ser más poderoso que cualquier manual. En cómo la identidad, la expresión corporal y la reflexión crítica pueden ser pilares de una educación verdaderamente humana</w:t>
      </w:r>
      <w:r w:rsidR="0006224F">
        <w:t xml:space="preserve">. </w:t>
      </w:r>
      <w:r w:rsidR="004A1603">
        <w:t xml:space="preserve">Nuestra aula, el patio de usos </w:t>
      </w:r>
      <w:r w:rsidR="00380010">
        <w:t>múltiples</w:t>
      </w:r>
      <w:r w:rsidR="006B5E4B">
        <w:t>,</w:t>
      </w:r>
      <w:r w:rsidR="004A1603">
        <w:t xml:space="preserve"> </w:t>
      </w:r>
      <w:r w:rsidR="00E81F6E">
        <w:t xml:space="preserve">volvió a ser un </w:t>
      </w:r>
      <w:r w:rsidR="004A1603">
        <w:t xml:space="preserve">espacio de </w:t>
      </w:r>
      <w:r w:rsidR="00902EF0">
        <w:t>tránsito</w:t>
      </w:r>
      <w:r w:rsidR="004A1603">
        <w:t xml:space="preserve"> común, </w:t>
      </w:r>
      <w:r w:rsidR="00FE795B">
        <w:t xml:space="preserve">custodiado por </w:t>
      </w:r>
      <w:r w:rsidR="00380010">
        <w:t>cuatro</w:t>
      </w:r>
      <w:r w:rsidR="004A1603">
        <w:t xml:space="preserve"> bardas silencio</w:t>
      </w:r>
      <w:r w:rsidR="00FE795B">
        <w:t>sas</w:t>
      </w:r>
      <w:r w:rsidR="00380010">
        <w:t>.</w:t>
      </w:r>
      <w:r w:rsidR="004A1603">
        <w:t xml:space="preserve"> </w:t>
      </w:r>
      <w:r w:rsidR="00380010">
        <w:t>N</w:t>
      </w:r>
      <w:r w:rsidR="004A1603">
        <w:t xml:space="preserve">adie diría que </w:t>
      </w:r>
      <w:r w:rsidR="007402CF">
        <w:t>ahí</w:t>
      </w:r>
      <w:r w:rsidR="004A1603">
        <w:t xml:space="preserve"> se forja</w:t>
      </w:r>
      <w:r w:rsidR="00F41EED">
        <w:t>r</w:t>
      </w:r>
      <w:r w:rsidR="004A1603">
        <w:t>o</w:t>
      </w:r>
      <w:r w:rsidR="00F41EED">
        <w:t>n</w:t>
      </w:r>
      <w:r w:rsidR="004A1603">
        <w:t xml:space="preserve"> esperanzas, cambio</w:t>
      </w:r>
      <w:r w:rsidR="007402CF">
        <w:t>s</w:t>
      </w:r>
      <w:r w:rsidR="004A1603">
        <w:t xml:space="preserve"> y </w:t>
      </w:r>
      <w:r w:rsidR="007402CF">
        <w:t xml:space="preserve">procesos de </w:t>
      </w:r>
      <w:r w:rsidR="004A1603">
        <w:t>crecimiento personal.</w:t>
      </w:r>
    </w:p>
    <w:p w14:paraId="35269021" w14:textId="608C073B" w:rsidR="0006224F" w:rsidRDefault="0006224F" w:rsidP="3B31DFB6">
      <w:pPr>
        <w:spacing w:after="0" w:line="360" w:lineRule="auto"/>
        <w:jc w:val="center"/>
      </w:pPr>
      <w:r>
        <w:rPr>
          <w:noProof/>
        </w:rPr>
        <w:drawing>
          <wp:inline distT="0" distB="0" distL="0" distR="0" wp14:anchorId="1AD679A7" wp14:editId="11C3CD8C">
            <wp:extent cx="3055620" cy="2291715"/>
            <wp:effectExtent l="0" t="0" r="0" b="0"/>
            <wp:docPr id="96496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5620" cy="2291715"/>
                    </a:xfrm>
                    <a:prstGeom prst="rect">
                      <a:avLst/>
                    </a:prstGeom>
                    <a:noFill/>
                  </pic:spPr>
                </pic:pic>
              </a:graphicData>
            </a:graphic>
          </wp:inline>
        </w:drawing>
      </w:r>
    </w:p>
    <w:p w14:paraId="7DB83483" w14:textId="3683FED6" w:rsidR="005410B9" w:rsidRDefault="00F67C7E" w:rsidP="3B31DFB6">
      <w:pPr>
        <w:spacing w:after="0" w:line="360" w:lineRule="auto"/>
        <w:jc w:val="both"/>
      </w:pPr>
      <w:ins w:id="1" w:author="Celina Orozco Correa" w:date="2026-02-03T14:33:00Z" w16du:dateUtc="2026-02-03T20:33:00Z">
        <w:r>
          <w:lastRenderedPageBreak/>
          <w:tab/>
        </w:r>
      </w:ins>
      <w:r w:rsidR="005410B9">
        <w:t xml:space="preserve">Y entonces lo entiendo: danzar también es reconstruirse. Porque cuando </w:t>
      </w:r>
      <w:r w:rsidR="0006224F">
        <w:t>un espacio cualquiera</w:t>
      </w:r>
      <w:r w:rsidR="005410B9">
        <w:t xml:space="preserve"> se convierte en escenario, los estudiantes dejan de ser víctimas y se convierten en protagonistas de su propia historia. Y uno, como docente, aprende que enseñar también puede ser eso: acompañar el movimiento de quienes buscan </w:t>
      </w:r>
      <w:r w:rsidR="0006224F">
        <w:t>ocupar un lugar al que tienen derecho</w:t>
      </w:r>
      <w:r w:rsidR="00EB61D2">
        <w:t>. Así, también</w:t>
      </w:r>
      <w:r w:rsidR="0006224F">
        <w:t xml:space="preserve"> enc</w:t>
      </w:r>
      <w:r w:rsidR="0043487D">
        <w:t>ontramos</w:t>
      </w:r>
      <w:r w:rsidR="0006224F">
        <w:t xml:space="preserve"> sentido </w:t>
      </w:r>
      <w:r w:rsidR="0043487D">
        <w:t>a nuestro</w:t>
      </w:r>
      <w:r w:rsidR="0006224F">
        <w:t xml:space="preserve"> trabajo</w:t>
      </w:r>
      <w:r w:rsidR="00A039F4">
        <w:t xml:space="preserve"> y</w:t>
      </w:r>
      <w:r w:rsidR="0043487D">
        <w:t xml:space="preserve"> </w:t>
      </w:r>
      <w:r w:rsidR="00AB3DD8">
        <w:t xml:space="preserve">a </w:t>
      </w:r>
      <w:r w:rsidR="0043487D">
        <w:t>nuestras</w:t>
      </w:r>
      <w:r w:rsidR="0006224F">
        <w:t xml:space="preserve"> iniciativa</w:t>
      </w:r>
      <w:r w:rsidR="0043487D">
        <w:t>s</w:t>
      </w:r>
      <w:r w:rsidR="006356E1">
        <w:t>.</w:t>
      </w:r>
      <w:r w:rsidR="0006224F">
        <w:t xml:space="preserve"> </w:t>
      </w:r>
      <w:r w:rsidR="006356E1">
        <w:t>C</w:t>
      </w:r>
      <w:r w:rsidR="0006224F">
        <w:t xml:space="preserve">on cada zapateado, se reconstruye nuestra propia identidad. </w:t>
      </w:r>
    </w:p>
    <w:p w14:paraId="371A23E8" w14:textId="26DA467A" w:rsidR="3B31DFB6" w:rsidRDefault="3B31DFB6" w:rsidP="3B31DFB6">
      <w:pPr>
        <w:spacing w:after="0" w:line="360" w:lineRule="auto"/>
        <w:jc w:val="both"/>
      </w:pPr>
    </w:p>
    <w:p w14:paraId="1EC3869E" w14:textId="7CF85A3F" w:rsidR="005410B9" w:rsidRPr="0066248C" w:rsidRDefault="008231E8" w:rsidP="3B31DFB6">
      <w:pPr>
        <w:spacing w:after="0" w:line="360" w:lineRule="auto"/>
        <w:jc w:val="both"/>
        <w:rPr>
          <w:b/>
          <w:bCs/>
          <w:rPrChange w:id="2" w:author="" w16du:dateUtc="2026-02-03T20:39:00Z">
            <w:rPr/>
          </w:rPrChange>
        </w:rPr>
      </w:pPr>
      <w:r w:rsidRPr="054F6652">
        <w:rPr>
          <w:b/>
          <w:bCs/>
        </w:rPr>
        <w:t>Bibliografía recomendada</w:t>
      </w:r>
    </w:p>
    <w:p w14:paraId="4E102D25" w14:textId="1FD13103" w:rsidR="005410B9" w:rsidRDefault="005410B9" w:rsidP="054F6652">
      <w:pPr>
        <w:spacing w:after="0" w:line="360" w:lineRule="auto"/>
        <w:ind w:left="709" w:hanging="709"/>
        <w:jc w:val="both"/>
      </w:pPr>
      <w:r>
        <w:t xml:space="preserve">Cyrulnik, B. (2003). </w:t>
      </w:r>
      <w:r w:rsidRPr="054F6652">
        <w:rPr>
          <w:i/>
          <w:iCs/>
        </w:rPr>
        <w:t>Los patitos feos: La resiliencia: una infancia infeliz no determina la vida</w:t>
      </w:r>
      <w:r>
        <w:t>. Gedisa.</w:t>
      </w:r>
    </w:p>
    <w:p w14:paraId="55BDF43A" w14:textId="248887CA" w:rsidR="008231E8" w:rsidRDefault="005410B9" w:rsidP="054F6652">
      <w:pPr>
        <w:spacing w:after="0" w:line="360" w:lineRule="auto"/>
        <w:ind w:left="709" w:hanging="709"/>
        <w:jc w:val="both"/>
      </w:pPr>
      <w:r>
        <w:t xml:space="preserve">Eisner, E. (2004). </w:t>
      </w:r>
      <w:r w:rsidRPr="054F6652">
        <w:rPr>
          <w:i/>
          <w:iCs/>
        </w:rPr>
        <w:t>El arte y la creación de la mente</w:t>
      </w:r>
      <w:r>
        <w:t>. Paidós.</w:t>
      </w:r>
    </w:p>
    <w:p w14:paraId="7BAAB693" w14:textId="2F3F2B7E" w:rsidR="005410B9" w:rsidRDefault="005410B9" w:rsidP="054F6652">
      <w:pPr>
        <w:spacing w:after="0" w:line="360" w:lineRule="auto"/>
        <w:ind w:left="709" w:hanging="709"/>
        <w:jc w:val="both"/>
      </w:pPr>
      <w:r>
        <w:t xml:space="preserve">Morin, E. (1999). </w:t>
      </w:r>
      <w:r w:rsidRPr="054F6652">
        <w:rPr>
          <w:i/>
          <w:iCs/>
        </w:rPr>
        <w:t>La cabeza bien puesta: Repensar la reforma, reformar el pensamiento</w:t>
      </w:r>
      <w:r>
        <w:t>. Seuil.</w:t>
      </w:r>
    </w:p>
    <w:p w14:paraId="5F2B17E4" w14:textId="01F2D787" w:rsidR="005410B9" w:rsidRDefault="005410B9" w:rsidP="054F6652">
      <w:pPr>
        <w:spacing w:after="0" w:line="360" w:lineRule="auto"/>
        <w:ind w:left="709" w:hanging="709"/>
        <w:jc w:val="both"/>
      </w:pPr>
      <w:r>
        <w:t xml:space="preserve">Morin, E. (2005). </w:t>
      </w:r>
      <w:r w:rsidRPr="054F6652">
        <w:rPr>
          <w:i/>
          <w:iCs/>
        </w:rPr>
        <w:t>Introducción al pensamiento complejo</w:t>
      </w:r>
      <w:r>
        <w:t>. Gedisa.</w:t>
      </w:r>
    </w:p>
    <w:p w14:paraId="7C2B6CA0" w14:textId="4B8F6765" w:rsidR="00797425" w:rsidRDefault="005410B9" w:rsidP="054F6652">
      <w:pPr>
        <w:spacing w:after="0" w:line="360" w:lineRule="auto"/>
        <w:ind w:left="709" w:hanging="709"/>
        <w:jc w:val="both"/>
      </w:pPr>
      <w:r>
        <w:t xml:space="preserve">Zimmerman, B. J. (2002). Becoming a self-regulated learner: An overview. </w:t>
      </w:r>
      <w:r w:rsidR="0012432A">
        <w:t xml:space="preserve">En </w:t>
      </w:r>
      <w:r w:rsidRPr="054F6652">
        <w:rPr>
          <w:i/>
          <w:iCs/>
        </w:rPr>
        <w:t xml:space="preserve">Theory </w:t>
      </w:r>
      <w:r w:rsidR="00F24102" w:rsidRPr="054F6652">
        <w:rPr>
          <w:i/>
          <w:iCs/>
        </w:rPr>
        <w:t>I</w:t>
      </w:r>
      <w:r w:rsidRPr="054F6652">
        <w:rPr>
          <w:i/>
          <w:iCs/>
        </w:rPr>
        <w:t>nto Practice</w:t>
      </w:r>
      <w:r>
        <w:t>, 41(2), 64-70.</w:t>
      </w:r>
    </w:p>
    <w:p w14:paraId="28B3F9BB" w14:textId="39FAC629" w:rsidR="7607E7BD" w:rsidRDefault="7607E7BD" w:rsidP="7607E7BD">
      <w:pPr>
        <w:spacing w:after="0" w:line="360" w:lineRule="auto"/>
        <w:ind w:left="709" w:hanging="709"/>
        <w:rPr>
          <w:b/>
          <w:bCs/>
        </w:rPr>
      </w:pPr>
    </w:p>
    <w:p w14:paraId="450D5DD7" w14:textId="6B35A564" w:rsidR="789A68A1" w:rsidRDefault="005415BF" w:rsidP="7607E7BD">
      <w:pPr>
        <w:spacing w:after="0" w:line="360" w:lineRule="auto"/>
        <w:ind w:left="709" w:hanging="709"/>
        <w:rPr>
          <w:b/>
          <w:bCs/>
        </w:rPr>
      </w:pPr>
      <w:r>
        <w:rPr>
          <w:b/>
          <w:bCs/>
        </w:rPr>
        <w:t xml:space="preserve">Dr. </w:t>
      </w:r>
      <w:r w:rsidR="789A68A1" w:rsidRPr="054F6652">
        <w:rPr>
          <w:b/>
          <w:bCs/>
        </w:rPr>
        <w:t>Jaime Rodríguez Rojas</w:t>
      </w:r>
    </w:p>
    <w:p w14:paraId="699E9D30" w14:textId="6D4C65D4" w:rsidR="00920C04" w:rsidRDefault="005415BF" w:rsidP="005415BF">
      <w:pPr>
        <w:jc w:val="both"/>
      </w:pPr>
      <w:r w:rsidRPr="005415BF">
        <w:t>Químico Farmacobiólogo por la BUAP, con maestrías en Ciencias de Laboratorio Clínico y Pedagogía, Doctor en Educación por La Salle, y perito en Criminalística y Química Forense, es investigador en salud (fase 4), ciencias forenses y educación. Mis líneas de trabajo incluyen tratamientos para enfermedades crónico-degenerativas, aprendizaje autónomo y pensamiento complejo, con publicaciones nacionales e internacionales. Docente en educación media superior (SEP), responsable de protección civil y en la Facultad de Medicina (Lic. en Ciencia Forense), también soy bailarín profesional con 15 años de trayectoria y fundador del Grupo Folclórico Aquetzalli, que promueve inclusión y diversidad. discapacitado auditivo desde los 3 años, ejerzo con perseverancia, equidad y compromiso cultural, impulsando la equidad y perspectiva de género.</w:t>
      </w:r>
    </w:p>
    <w:p w14:paraId="7EB9DC9E" w14:textId="77777777" w:rsidR="00920C04" w:rsidRDefault="00920C04" w:rsidP="7607E7BD">
      <w:pPr>
        <w:spacing w:after="0" w:line="360" w:lineRule="auto"/>
        <w:ind w:left="709" w:hanging="709"/>
        <w:rPr>
          <w:b/>
          <w:bCs/>
          <w:color w:val="FF0000"/>
          <w:highlight w:val="yellow"/>
        </w:rPr>
      </w:pPr>
    </w:p>
    <w:sectPr w:rsidR="00920C0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FF09" w14:textId="77777777" w:rsidR="00F22EE1" w:rsidRDefault="00F22EE1" w:rsidP="00C04919">
      <w:pPr>
        <w:spacing w:after="0" w:line="240" w:lineRule="auto"/>
      </w:pPr>
      <w:r>
        <w:separator/>
      </w:r>
    </w:p>
  </w:endnote>
  <w:endnote w:type="continuationSeparator" w:id="0">
    <w:p w14:paraId="5E5C407A" w14:textId="77777777" w:rsidR="00F22EE1" w:rsidRDefault="00F22EE1" w:rsidP="00C0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7F08A" w14:textId="77777777" w:rsidR="00F22EE1" w:rsidRDefault="00F22EE1" w:rsidP="00C04919">
      <w:pPr>
        <w:spacing w:after="0" w:line="240" w:lineRule="auto"/>
      </w:pPr>
      <w:r>
        <w:separator/>
      </w:r>
    </w:p>
  </w:footnote>
  <w:footnote w:type="continuationSeparator" w:id="0">
    <w:p w14:paraId="279D03AB" w14:textId="77777777" w:rsidR="00F22EE1" w:rsidRDefault="00F22EE1" w:rsidP="00C0491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B9"/>
    <w:rsid w:val="00025343"/>
    <w:rsid w:val="00053992"/>
    <w:rsid w:val="0006224F"/>
    <w:rsid w:val="0006487D"/>
    <w:rsid w:val="00081013"/>
    <w:rsid w:val="000974F3"/>
    <w:rsid w:val="000B616A"/>
    <w:rsid w:val="000C6804"/>
    <w:rsid w:val="000D008C"/>
    <w:rsid w:val="000D30E2"/>
    <w:rsid w:val="000D5424"/>
    <w:rsid w:val="000D5834"/>
    <w:rsid w:val="000E53A2"/>
    <w:rsid w:val="000F2085"/>
    <w:rsid w:val="001049E7"/>
    <w:rsid w:val="0012432A"/>
    <w:rsid w:val="00136A4F"/>
    <w:rsid w:val="00140DE4"/>
    <w:rsid w:val="00141F83"/>
    <w:rsid w:val="001435AA"/>
    <w:rsid w:val="00147A74"/>
    <w:rsid w:val="00161E0D"/>
    <w:rsid w:val="00173B72"/>
    <w:rsid w:val="00175BAB"/>
    <w:rsid w:val="001930AE"/>
    <w:rsid w:val="00194F1F"/>
    <w:rsid w:val="001A138C"/>
    <w:rsid w:val="001A4CD8"/>
    <w:rsid w:val="001B1FC0"/>
    <w:rsid w:val="001E3DB2"/>
    <w:rsid w:val="001F56CE"/>
    <w:rsid w:val="001F58CB"/>
    <w:rsid w:val="001F634C"/>
    <w:rsid w:val="002069F9"/>
    <w:rsid w:val="0021353C"/>
    <w:rsid w:val="00220CC9"/>
    <w:rsid w:val="00224DA1"/>
    <w:rsid w:val="00251FF7"/>
    <w:rsid w:val="00260276"/>
    <w:rsid w:val="00293FE4"/>
    <w:rsid w:val="002A45AD"/>
    <w:rsid w:val="002B0356"/>
    <w:rsid w:val="002B3B12"/>
    <w:rsid w:val="002B60F8"/>
    <w:rsid w:val="002D46E3"/>
    <w:rsid w:val="002D585B"/>
    <w:rsid w:val="00304BC5"/>
    <w:rsid w:val="0033795E"/>
    <w:rsid w:val="00344226"/>
    <w:rsid w:val="00352394"/>
    <w:rsid w:val="0035336D"/>
    <w:rsid w:val="003627D9"/>
    <w:rsid w:val="00380010"/>
    <w:rsid w:val="003A4FCC"/>
    <w:rsid w:val="003B0987"/>
    <w:rsid w:val="003D0E71"/>
    <w:rsid w:val="003F2A79"/>
    <w:rsid w:val="00404B59"/>
    <w:rsid w:val="00416BA4"/>
    <w:rsid w:val="00430CCE"/>
    <w:rsid w:val="004341AF"/>
    <w:rsid w:val="0043487D"/>
    <w:rsid w:val="004536B4"/>
    <w:rsid w:val="004567E2"/>
    <w:rsid w:val="00481A36"/>
    <w:rsid w:val="004A1010"/>
    <w:rsid w:val="004A1603"/>
    <w:rsid w:val="004B4F97"/>
    <w:rsid w:val="004C7309"/>
    <w:rsid w:val="004D4D4E"/>
    <w:rsid w:val="004E487B"/>
    <w:rsid w:val="0050318D"/>
    <w:rsid w:val="00505592"/>
    <w:rsid w:val="005110BA"/>
    <w:rsid w:val="00520DC0"/>
    <w:rsid w:val="00532E6D"/>
    <w:rsid w:val="0053798A"/>
    <w:rsid w:val="005410B9"/>
    <w:rsid w:val="005415BF"/>
    <w:rsid w:val="00545403"/>
    <w:rsid w:val="00554597"/>
    <w:rsid w:val="00563D0E"/>
    <w:rsid w:val="00570A9D"/>
    <w:rsid w:val="00593FE5"/>
    <w:rsid w:val="005B2ED2"/>
    <w:rsid w:val="00626435"/>
    <w:rsid w:val="006277AA"/>
    <w:rsid w:val="006356E1"/>
    <w:rsid w:val="0066248C"/>
    <w:rsid w:val="00662DA2"/>
    <w:rsid w:val="00664CEA"/>
    <w:rsid w:val="00665D28"/>
    <w:rsid w:val="006741A6"/>
    <w:rsid w:val="00681542"/>
    <w:rsid w:val="006870A7"/>
    <w:rsid w:val="006913A2"/>
    <w:rsid w:val="006963DA"/>
    <w:rsid w:val="006A08B7"/>
    <w:rsid w:val="006B499E"/>
    <w:rsid w:val="006B5E4B"/>
    <w:rsid w:val="006E7140"/>
    <w:rsid w:val="006E7748"/>
    <w:rsid w:val="006F0F3E"/>
    <w:rsid w:val="006F48AB"/>
    <w:rsid w:val="006F7486"/>
    <w:rsid w:val="00703B26"/>
    <w:rsid w:val="00710374"/>
    <w:rsid w:val="007128AE"/>
    <w:rsid w:val="0071473A"/>
    <w:rsid w:val="0071500F"/>
    <w:rsid w:val="007402CF"/>
    <w:rsid w:val="00743737"/>
    <w:rsid w:val="00755581"/>
    <w:rsid w:val="00770C1B"/>
    <w:rsid w:val="00777FE1"/>
    <w:rsid w:val="007902DC"/>
    <w:rsid w:val="00790ECF"/>
    <w:rsid w:val="007927E1"/>
    <w:rsid w:val="00792D9C"/>
    <w:rsid w:val="00797425"/>
    <w:rsid w:val="007A0424"/>
    <w:rsid w:val="007A4E78"/>
    <w:rsid w:val="007B5AF7"/>
    <w:rsid w:val="007B719B"/>
    <w:rsid w:val="007C0B2B"/>
    <w:rsid w:val="007C7198"/>
    <w:rsid w:val="007E0F9F"/>
    <w:rsid w:val="00803981"/>
    <w:rsid w:val="00804F3D"/>
    <w:rsid w:val="00806396"/>
    <w:rsid w:val="00810FAA"/>
    <w:rsid w:val="0081461C"/>
    <w:rsid w:val="008231E8"/>
    <w:rsid w:val="00844843"/>
    <w:rsid w:val="00845E7D"/>
    <w:rsid w:val="00855D6E"/>
    <w:rsid w:val="00864D06"/>
    <w:rsid w:val="0088072F"/>
    <w:rsid w:val="008B22A0"/>
    <w:rsid w:val="008F12DB"/>
    <w:rsid w:val="008F7F1B"/>
    <w:rsid w:val="009004B4"/>
    <w:rsid w:val="00902EF0"/>
    <w:rsid w:val="009149CB"/>
    <w:rsid w:val="00916680"/>
    <w:rsid w:val="00920C04"/>
    <w:rsid w:val="009338CD"/>
    <w:rsid w:val="009426F8"/>
    <w:rsid w:val="00945B25"/>
    <w:rsid w:val="00971C9F"/>
    <w:rsid w:val="009831B7"/>
    <w:rsid w:val="009A397C"/>
    <w:rsid w:val="009B0B83"/>
    <w:rsid w:val="009C6C05"/>
    <w:rsid w:val="009E27A3"/>
    <w:rsid w:val="009F3BF3"/>
    <w:rsid w:val="00A039F4"/>
    <w:rsid w:val="00A10179"/>
    <w:rsid w:val="00A26CCA"/>
    <w:rsid w:val="00A35A8C"/>
    <w:rsid w:val="00A90CAF"/>
    <w:rsid w:val="00AA11C2"/>
    <w:rsid w:val="00AA6C4A"/>
    <w:rsid w:val="00AB3DD8"/>
    <w:rsid w:val="00AD34F4"/>
    <w:rsid w:val="00AD485A"/>
    <w:rsid w:val="00AE0BEC"/>
    <w:rsid w:val="00AE1FAB"/>
    <w:rsid w:val="00AF3163"/>
    <w:rsid w:val="00AF3854"/>
    <w:rsid w:val="00AF7DB3"/>
    <w:rsid w:val="00B2042F"/>
    <w:rsid w:val="00B4386D"/>
    <w:rsid w:val="00BB7C83"/>
    <w:rsid w:val="00BC3984"/>
    <w:rsid w:val="00BC691C"/>
    <w:rsid w:val="00BD3AC7"/>
    <w:rsid w:val="00BF6782"/>
    <w:rsid w:val="00C0133B"/>
    <w:rsid w:val="00C04919"/>
    <w:rsid w:val="00C2474B"/>
    <w:rsid w:val="00C31D22"/>
    <w:rsid w:val="00C41429"/>
    <w:rsid w:val="00C47749"/>
    <w:rsid w:val="00C54D88"/>
    <w:rsid w:val="00C635D9"/>
    <w:rsid w:val="00C8140D"/>
    <w:rsid w:val="00C869EA"/>
    <w:rsid w:val="00CA0253"/>
    <w:rsid w:val="00CA5A06"/>
    <w:rsid w:val="00CB170F"/>
    <w:rsid w:val="00CC4F48"/>
    <w:rsid w:val="00CD0D5F"/>
    <w:rsid w:val="00CD20D3"/>
    <w:rsid w:val="00CF0923"/>
    <w:rsid w:val="00CF6CB9"/>
    <w:rsid w:val="00CF726F"/>
    <w:rsid w:val="00D17534"/>
    <w:rsid w:val="00D340A9"/>
    <w:rsid w:val="00D36875"/>
    <w:rsid w:val="00D463EF"/>
    <w:rsid w:val="00D63F29"/>
    <w:rsid w:val="00D660E9"/>
    <w:rsid w:val="00D726D3"/>
    <w:rsid w:val="00D72A05"/>
    <w:rsid w:val="00D746FA"/>
    <w:rsid w:val="00D77BAE"/>
    <w:rsid w:val="00D859B5"/>
    <w:rsid w:val="00D87494"/>
    <w:rsid w:val="00DA39A3"/>
    <w:rsid w:val="00DC292E"/>
    <w:rsid w:val="00DD68B4"/>
    <w:rsid w:val="00DE1D1D"/>
    <w:rsid w:val="00E046A3"/>
    <w:rsid w:val="00E05766"/>
    <w:rsid w:val="00E35632"/>
    <w:rsid w:val="00E511B1"/>
    <w:rsid w:val="00E51E0C"/>
    <w:rsid w:val="00E8098E"/>
    <w:rsid w:val="00E81F6E"/>
    <w:rsid w:val="00E8337F"/>
    <w:rsid w:val="00E87733"/>
    <w:rsid w:val="00EA3C8E"/>
    <w:rsid w:val="00EA571B"/>
    <w:rsid w:val="00EA66D5"/>
    <w:rsid w:val="00EB61D2"/>
    <w:rsid w:val="00EC2872"/>
    <w:rsid w:val="00ED3E78"/>
    <w:rsid w:val="00EE67BB"/>
    <w:rsid w:val="00F12250"/>
    <w:rsid w:val="00F129B2"/>
    <w:rsid w:val="00F22EE1"/>
    <w:rsid w:val="00F24102"/>
    <w:rsid w:val="00F243F3"/>
    <w:rsid w:val="00F24CB6"/>
    <w:rsid w:val="00F37102"/>
    <w:rsid w:val="00F41EED"/>
    <w:rsid w:val="00F67C7E"/>
    <w:rsid w:val="00F92FAB"/>
    <w:rsid w:val="00F950AC"/>
    <w:rsid w:val="00F967E5"/>
    <w:rsid w:val="00FA1FB8"/>
    <w:rsid w:val="00FB4FBE"/>
    <w:rsid w:val="00FB5297"/>
    <w:rsid w:val="00FC75AD"/>
    <w:rsid w:val="00FD212F"/>
    <w:rsid w:val="00FD4CDF"/>
    <w:rsid w:val="00FE2BDA"/>
    <w:rsid w:val="00FE472D"/>
    <w:rsid w:val="00FE795B"/>
    <w:rsid w:val="00FF28A7"/>
    <w:rsid w:val="054F6652"/>
    <w:rsid w:val="0BF09A9D"/>
    <w:rsid w:val="0C1FD688"/>
    <w:rsid w:val="154EB797"/>
    <w:rsid w:val="158EA447"/>
    <w:rsid w:val="167C6799"/>
    <w:rsid w:val="1758899B"/>
    <w:rsid w:val="18E16258"/>
    <w:rsid w:val="1C0220FE"/>
    <w:rsid w:val="1E6F5659"/>
    <w:rsid w:val="2CB80779"/>
    <w:rsid w:val="35EC6F54"/>
    <w:rsid w:val="3676A7BC"/>
    <w:rsid w:val="36E4B971"/>
    <w:rsid w:val="39651FD1"/>
    <w:rsid w:val="3A1FF5E2"/>
    <w:rsid w:val="3B31DFB6"/>
    <w:rsid w:val="41665BB2"/>
    <w:rsid w:val="44CDA2BF"/>
    <w:rsid w:val="4754F761"/>
    <w:rsid w:val="4A5A1346"/>
    <w:rsid w:val="4E8CF628"/>
    <w:rsid w:val="566DD1DB"/>
    <w:rsid w:val="5A60CB36"/>
    <w:rsid w:val="5ADCF28D"/>
    <w:rsid w:val="607FBAEB"/>
    <w:rsid w:val="61F06BE1"/>
    <w:rsid w:val="6235CBD9"/>
    <w:rsid w:val="627D1F10"/>
    <w:rsid w:val="65684141"/>
    <w:rsid w:val="684A2199"/>
    <w:rsid w:val="687F7798"/>
    <w:rsid w:val="695F75E5"/>
    <w:rsid w:val="6F145FB9"/>
    <w:rsid w:val="6F318926"/>
    <w:rsid w:val="74CC5420"/>
    <w:rsid w:val="7607E7BD"/>
    <w:rsid w:val="789A68A1"/>
    <w:rsid w:val="7FF1238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A2D9"/>
  <w15:chartTrackingRefBased/>
  <w15:docId w15:val="{18A92F3D-960F-4F4E-8293-3AA7EF6B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0B9"/>
  </w:style>
  <w:style w:type="paragraph" w:styleId="Ttulo1">
    <w:name w:val="heading 1"/>
    <w:basedOn w:val="Normal"/>
    <w:next w:val="Normal"/>
    <w:link w:val="Ttulo1Car"/>
    <w:uiPriority w:val="9"/>
    <w:qFormat/>
    <w:rsid w:val="00541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1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10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10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10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10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10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10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10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10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10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10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10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10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10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10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10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10B9"/>
    <w:rPr>
      <w:rFonts w:eastAsiaTheme="majorEastAsia" w:cstheme="majorBidi"/>
      <w:color w:val="272727" w:themeColor="text1" w:themeTint="D8"/>
    </w:rPr>
  </w:style>
  <w:style w:type="paragraph" w:styleId="Ttulo">
    <w:name w:val="Title"/>
    <w:basedOn w:val="Normal"/>
    <w:next w:val="Normal"/>
    <w:link w:val="TtuloCar"/>
    <w:uiPriority w:val="10"/>
    <w:qFormat/>
    <w:rsid w:val="00541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10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10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10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0B9"/>
    <w:pPr>
      <w:spacing w:before="160"/>
      <w:jc w:val="center"/>
    </w:pPr>
    <w:rPr>
      <w:i/>
      <w:iCs/>
      <w:color w:val="404040" w:themeColor="text1" w:themeTint="BF"/>
    </w:rPr>
  </w:style>
  <w:style w:type="character" w:customStyle="1" w:styleId="CitaCar">
    <w:name w:val="Cita Car"/>
    <w:basedOn w:val="Fuentedeprrafopredeter"/>
    <w:link w:val="Cita"/>
    <w:uiPriority w:val="29"/>
    <w:rsid w:val="005410B9"/>
    <w:rPr>
      <w:i/>
      <w:iCs/>
      <w:color w:val="404040" w:themeColor="text1" w:themeTint="BF"/>
    </w:rPr>
  </w:style>
  <w:style w:type="paragraph" w:styleId="Prrafodelista">
    <w:name w:val="List Paragraph"/>
    <w:basedOn w:val="Normal"/>
    <w:uiPriority w:val="34"/>
    <w:qFormat/>
    <w:rsid w:val="005410B9"/>
    <w:pPr>
      <w:ind w:left="720"/>
      <w:contextualSpacing/>
    </w:pPr>
  </w:style>
  <w:style w:type="character" w:styleId="nfasisintenso">
    <w:name w:val="Intense Emphasis"/>
    <w:basedOn w:val="Fuentedeprrafopredeter"/>
    <w:uiPriority w:val="21"/>
    <w:qFormat/>
    <w:rsid w:val="005410B9"/>
    <w:rPr>
      <w:i/>
      <w:iCs/>
      <w:color w:val="0F4761" w:themeColor="accent1" w:themeShade="BF"/>
    </w:rPr>
  </w:style>
  <w:style w:type="paragraph" w:styleId="Citadestacada">
    <w:name w:val="Intense Quote"/>
    <w:basedOn w:val="Normal"/>
    <w:next w:val="Normal"/>
    <w:link w:val="CitadestacadaCar"/>
    <w:uiPriority w:val="30"/>
    <w:qFormat/>
    <w:rsid w:val="00541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10B9"/>
    <w:rPr>
      <w:i/>
      <w:iCs/>
      <w:color w:val="0F4761" w:themeColor="accent1" w:themeShade="BF"/>
    </w:rPr>
  </w:style>
  <w:style w:type="character" w:styleId="Referenciaintensa">
    <w:name w:val="Intense Reference"/>
    <w:basedOn w:val="Fuentedeprrafopredeter"/>
    <w:uiPriority w:val="32"/>
    <w:qFormat/>
    <w:rsid w:val="005410B9"/>
    <w:rPr>
      <w:b/>
      <w:bCs/>
      <w:smallCaps/>
      <w:color w:val="0F4761" w:themeColor="accent1" w:themeShade="BF"/>
      <w:spacing w:val="5"/>
    </w:rPr>
  </w:style>
  <w:style w:type="paragraph" w:styleId="Textocomentario">
    <w:name w:val="annotation text"/>
    <w:basedOn w:val="Normal"/>
    <w:link w:val="TextocomentarioCar"/>
    <w:uiPriority w:val="99"/>
    <w:unhideWhenUsed/>
    <w:rsid w:val="005410B9"/>
    <w:pPr>
      <w:spacing w:line="240" w:lineRule="auto"/>
    </w:pPr>
    <w:rPr>
      <w:sz w:val="20"/>
      <w:szCs w:val="20"/>
    </w:rPr>
  </w:style>
  <w:style w:type="character" w:customStyle="1" w:styleId="TextocomentarioCar">
    <w:name w:val="Texto comentario Car"/>
    <w:basedOn w:val="Fuentedeprrafopredeter"/>
    <w:link w:val="Textocomentario"/>
    <w:uiPriority w:val="99"/>
    <w:rsid w:val="005410B9"/>
    <w:rPr>
      <w:sz w:val="20"/>
      <w:szCs w:val="20"/>
    </w:rPr>
  </w:style>
  <w:style w:type="character" w:styleId="Refdecomentario">
    <w:name w:val="annotation reference"/>
    <w:basedOn w:val="Fuentedeprrafopredeter"/>
    <w:uiPriority w:val="99"/>
    <w:semiHidden/>
    <w:unhideWhenUsed/>
    <w:rsid w:val="005410B9"/>
    <w:rPr>
      <w:sz w:val="16"/>
      <w:szCs w:val="16"/>
    </w:rPr>
  </w:style>
  <w:style w:type="paragraph" w:styleId="Encabezado">
    <w:name w:val="header"/>
    <w:basedOn w:val="Normal"/>
    <w:link w:val="EncabezadoCar"/>
    <w:uiPriority w:val="99"/>
    <w:unhideWhenUsed/>
    <w:rsid w:val="00C049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4919"/>
  </w:style>
  <w:style w:type="paragraph" w:styleId="Piedepgina">
    <w:name w:val="footer"/>
    <w:basedOn w:val="Normal"/>
    <w:link w:val="PiedepginaCar"/>
    <w:uiPriority w:val="99"/>
    <w:unhideWhenUsed/>
    <w:rsid w:val="00C049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4919"/>
  </w:style>
  <w:style w:type="character" w:styleId="Hipervnculo">
    <w:name w:val="Hyperlink"/>
    <w:basedOn w:val="Fuentedeprrafopredeter"/>
    <w:uiPriority w:val="99"/>
    <w:unhideWhenUsed/>
    <w:rsid w:val="00C04919"/>
    <w:rPr>
      <w:color w:val="467886" w:themeColor="hyperlink"/>
      <w:u w:val="single"/>
    </w:rPr>
  </w:style>
  <w:style w:type="paragraph" w:styleId="Revisin">
    <w:name w:val="Revision"/>
    <w:hidden/>
    <w:uiPriority w:val="99"/>
    <w:semiHidden/>
    <w:rsid w:val="00AA6C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 (1).XSL" StyleName="Vancouver" Version="1"/>
</file>

<file path=customXml/itemProps1.xml><?xml version="1.0" encoding="utf-8"?>
<ds:datastoreItem xmlns:ds="http://schemas.openxmlformats.org/officeDocument/2006/customXml" ds:itemID="{F3E503D0-4AC7-4919-8F0E-5F8713252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1529</Words>
  <Characters>8412</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Rodriguez Rojas</dc:creator>
  <cp:keywords/>
  <dc:description/>
  <cp:lastModifiedBy>Luis Flores Romero</cp:lastModifiedBy>
  <cp:revision>212</cp:revision>
  <dcterms:created xsi:type="dcterms:W3CDTF">2026-01-14T18:17:00Z</dcterms:created>
  <dcterms:modified xsi:type="dcterms:W3CDTF">2026-02-04T21:20:00Z</dcterms:modified>
</cp:coreProperties>
</file>