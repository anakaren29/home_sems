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6FBB5D7" w:rsidP="16FBB5D7" w:rsidRDefault="16FBB5D7" w14:paraId="3207D95C" w14:textId="23ADAF2F">
      <w:pPr>
        <w:spacing w:before="0" w:beforeAutospacing="off" w:after="0" w:afterAutospacing="off" w:line="360" w:lineRule="auto"/>
        <w:jc w:val="both"/>
        <w:rPr>
          <w:rStyle w:val="rynqvb"/>
          <w:rFonts w:ascii="Times New Roman" w:hAnsi="Times New Roman" w:cs="Times New Roman"/>
          <w:lang w:val="es-ES"/>
        </w:rPr>
      </w:pPr>
    </w:p>
    <w:p w:rsidR="16FBB5D7" w:rsidP="16FBB5D7" w:rsidRDefault="16FBB5D7" w14:paraId="3AC6AC31" w14:textId="020E9A70">
      <w:pPr>
        <w:spacing w:before="0" w:beforeAutospacing="off" w:after="0" w:afterAutospacing="off" w:line="360" w:lineRule="auto"/>
        <w:jc w:val="both"/>
        <w:rPr>
          <w:rStyle w:val="rynqvb"/>
          <w:rFonts w:ascii="Times New Roman" w:hAnsi="Times New Roman" w:cs="Times New Roman"/>
          <w:b w:val="1"/>
          <w:bCs w:val="1"/>
          <w:lang w:val="es-ES"/>
        </w:rPr>
      </w:pPr>
    </w:p>
    <w:p w:rsidR="55DF1996" w:rsidP="16FBB5D7" w:rsidRDefault="55DF1996" w14:paraId="36FD591A" w14:textId="1DCC20EB">
      <w:pPr>
        <w:pStyle w:val="Normal"/>
        <w:spacing w:before="0" w:beforeAutospacing="off" w:after="0" w:afterAutospacing="off" w:line="360" w:lineRule="auto"/>
        <w:jc w:val="center"/>
        <w:rPr>
          <w:rStyle w:val="rynqvb"/>
          <w:rFonts w:ascii="Times New Roman" w:hAnsi="Times New Roman" w:cs="Times New Roman"/>
          <w:b w:val="1"/>
          <w:bCs w:val="1"/>
          <w:lang w:val="es-ES"/>
        </w:rPr>
      </w:pPr>
      <w:r w:rsidRPr="16FBB5D7" w:rsidR="55DF1996">
        <w:rPr>
          <w:rStyle w:val="rynqvb"/>
          <w:rFonts w:ascii="Times New Roman" w:hAnsi="Times New Roman" w:cs="Times New Roman"/>
          <w:b w:val="1"/>
          <w:bCs w:val="1"/>
          <w:lang w:val="es-ES"/>
        </w:rPr>
        <w:t>Marie Robinson Wright, una viajera estado</w:t>
      </w:r>
      <w:r w:rsidRPr="16FBB5D7" w:rsidR="18F61B6F">
        <w:rPr>
          <w:rStyle w:val="rynqvb"/>
          <w:rFonts w:ascii="Times New Roman" w:hAnsi="Times New Roman" w:cs="Times New Roman"/>
          <w:b w:val="1"/>
          <w:bCs w:val="1"/>
          <w:lang w:val="es-ES"/>
        </w:rPr>
        <w:t>unidense</w:t>
      </w:r>
    </w:p>
    <w:p w:rsidR="16FBB5D7" w:rsidP="16FBB5D7" w:rsidRDefault="16FBB5D7" w14:paraId="0DC0ADF5" w14:textId="1E6CAC08">
      <w:pPr>
        <w:spacing w:before="0" w:beforeAutospacing="off" w:after="0" w:afterAutospacing="off" w:line="360" w:lineRule="auto"/>
        <w:jc w:val="both"/>
        <w:rPr>
          <w:rStyle w:val="rynqvb"/>
          <w:rFonts w:ascii="Times New Roman" w:hAnsi="Times New Roman" w:cs="Times New Roman"/>
          <w:lang w:val="es-ES"/>
        </w:rPr>
      </w:pPr>
    </w:p>
    <w:p w:rsidR="55DF1996" w:rsidP="16FBB5D7" w:rsidRDefault="55DF1996" w14:paraId="57D998CB" w14:textId="6633A4FE">
      <w:pPr>
        <w:spacing w:before="0" w:beforeAutospacing="off" w:after="0" w:afterAutospacing="off" w:line="360" w:lineRule="auto"/>
        <w:jc w:val="center"/>
        <w:rPr>
          <w:rStyle w:val="rynqvb"/>
          <w:rFonts w:ascii="Times New Roman" w:hAnsi="Times New Roman" w:cs="Times New Roman"/>
          <w:lang w:val="es-ES"/>
        </w:rPr>
      </w:pPr>
      <w:r w:rsidRPr="16FBB5D7" w:rsidR="55DF1996">
        <w:rPr>
          <w:rStyle w:val="rynqvb"/>
          <w:rFonts w:ascii="Times New Roman" w:hAnsi="Times New Roman" w:cs="Times New Roman"/>
          <w:lang w:val="es-ES"/>
        </w:rPr>
        <w:t>Julieta Martínez López</w:t>
      </w:r>
    </w:p>
    <w:p w:rsidR="16FBB5D7" w:rsidP="16FBB5D7" w:rsidRDefault="16FBB5D7" w14:paraId="51C8CCE5" w14:textId="0D06964D">
      <w:pPr>
        <w:spacing w:before="0" w:beforeAutospacing="off" w:after="0" w:afterAutospacing="off" w:line="360" w:lineRule="auto"/>
        <w:jc w:val="both"/>
        <w:rPr>
          <w:rStyle w:val="rynqvb"/>
          <w:rFonts w:ascii="Times New Roman" w:hAnsi="Times New Roman" w:cs="Times New Roman"/>
          <w:lang w:val="es-ES"/>
        </w:rPr>
      </w:pPr>
    </w:p>
    <w:p w:rsidR="00CB1A5C" w:rsidP="16FBB5D7" w:rsidRDefault="00CB1A5C" w14:paraId="544A5051" w14:textId="00F4D3B0">
      <w:pPr>
        <w:spacing w:before="0" w:beforeAutospacing="off" w:after="0" w:afterAutospacing="off" w:line="360" w:lineRule="auto"/>
        <w:jc w:val="both"/>
        <w:rPr>
          <w:rStyle w:val="rynqvb"/>
          <w:rFonts w:ascii="Times New Roman" w:hAnsi="Times New Roman" w:cs="Times New Roman"/>
          <w:lang w:val="es-ES"/>
        </w:rPr>
      </w:pPr>
      <w:r w:rsidRPr="16FBB5D7" w:rsidR="00CB1A5C">
        <w:rPr>
          <w:rStyle w:val="rynqvb"/>
          <w:rFonts w:ascii="Times New Roman" w:hAnsi="Times New Roman" w:cs="Times New Roman"/>
          <w:lang w:val="es-ES"/>
        </w:rPr>
        <w:t>En</w:t>
      </w:r>
      <w:r w:rsidRPr="16FBB5D7" w:rsidR="2EDC9F2A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 xml:space="preserve">1895, </w:t>
      </w:r>
      <w:r w:rsidRPr="16FBB5D7" w:rsidR="00C20511">
        <w:rPr>
          <w:rStyle w:val="rynqvb"/>
          <w:rFonts w:ascii="Times New Roman" w:hAnsi="Times New Roman" w:cs="Times New Roman"/>
          <w:lang w:val="es-ES"/>
        </w:rPr>
        <w:t xml:space="preserve">la escritora estadounidense 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 xml:space="preserve">Marie Robinson Wright y su hija Ida 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>Dent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 xml:space="preserve"> Wright</w:t>
      </w:r>
      <w:ins w:author="Marco Dalí Corona Romero" w:date="2026-01-09T18:25:25.33Z" w:id="569605683">
        <w:r w:rsidRPr="16FBB5D7" w:rsidR="3DCABDF7">
          <w:rPr>
            <w:rStyle w:val="rynqvb"/>
            <w:rFonts w:ascii="Times New Roman" w:hAnsi="Times New Roman" w:cs="Times New Roman"/>
            <w:lang w:val="es-ES"/>
          </w:rPr>
          <w:t>,</w:t>
        </w:r>
      </w:ins>
      <w:r w:rsidRPr="16FBB5D7" w:rsidR="00CB1A5C">
        <w:rPr>
          <w:rStyle w:val="rynqvb"/>
          <w:rFonts w:ascii="Times New Roman" w:hAnsi="Times New Roman" w:cs="Times New Roman"/>
          <w:lang w:val="es-ES"/>
        </w:rPr>
        <w:t xml:space="preserve"> partieron de Nueva York hacia México, en un viaje que duró alrededor de </w:t>
      </w:r>
      <w:r w:rsidRPr="16FBB5D7" w:rsidR="006A1C31">
        <w:rPr>
          <w:rStyle w:val="rynqvb"/>
          <w:rFonts w:ascii="Times New Roman" w:hAnsi="Times New Roman" w:cs="Times New Roman"/>
          <w:lang w:val="es-ES"/>
        </w:rPr>
        <w:t>un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 xml:space="preserve"> año y </w:t>
      </w:r>
      <w:r w:rsidRPr="16FBB5D7" w:rsidR="4DECE503">
        <w:rPr>
          <w:rStyle w:val="rynqvb"/>
          <w:rFonts w:ascii="Times New Roman" w:hAnsi="Times New Roman" w:cs="Times New Roman"/>
          <w:lang w:val="es-ES"/>
        </w:rPr>
        <w:t xml:space="preserve">en el 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>que recorri</w:t>
      </w:r>
      <w:r w:rsidRPr="16FBB5D7" w:rsidR="2421BDDB">
        <w:rPr>
          <w:rStyle w:val="rynqvb"/>
          <w:rFonts w:ascii="Times New Roman" w:hAnsi="Times New Roman" w:cs="Times New Roman"/>
          <w:lang w:val="es-ES"/>
        </w:rPr>
        <w:t>eron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 xml:space="preserve"> más de 1000 kilómetros </w:t>
      </w:r>
      <w:r w:rsidRPr="16FBB5D7" w:rsidR="1C13C91A">
        <w:rPr>
          <w:rStyle w:val="rynqvb"/>
          <w:rFonts w:ascii="Times New Roman" w:hAnsi="Times New Roman" w:cs="Times New Roman"/>
          <w:lang w:val="es-ES"/>
        </w:rPr>
        <w:t>en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 xml:space="preserve"> barcos y caballos, pero</w:t>
      </w:r>
      <w:r w:rsidRPr="16FBB5D7" w:rsidR="7D8A4288">
        <w:rPr>
          <w:rStyle w:val="rynqvb"/>
          <w:rFonts w:ascii="Times New Roman" w:hAnsi="Times New Roman" w:cs="Times New Roman"/>
          <w:lang w:val="es-ES"/>
        </w:rPr>
        <w:t>,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2B53C784">
        <w:rPr>
          <w:rStyle w:val="rynqvb"/>
          <w:rFonts w:ascii="Times New Roman" w:hAnsi="Times New Roman" w:cs="Times New Roman"/>
          <w:lang w:val="es-ES"/>
        </w:rPr>
        <w:t>principalmente, ferrocarril</w:t>
      </w:r>
      <w:r w:rsidRPr="16FBB5D7" w:rsidR="00CB1A5C">
        <w:rPr>
          <w:rStyle w:val="rynqvb"/>
          <w:rFonts w:ascii="Times New Roman" w:hAnsi="Times New Roman" w:cs="Times New Roman"/>
          <w:lang w:val="es-ES"/>
        </w:rPr>
        <w:t>.</w:t>
      </w:r>
      <w:r w:rsidRPr="16FBB5D7" w:rsidR="000C1D18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A30478">
        <w:rPr>
          <w:rStyle w:val="rynqvb"/>
          <w:rFonts w:ascii="Times New Roman" w:hAnsi="Times New Roman" w:cs="Times New Roman"/>
          <w:lang w:val="es-ES"/>
        </w:rPr>
        <w:t>Es</w:t>
      </w:r>
      <w:r w:rsidRPr="16FBB5D7" w:rsidR="6BC40AF0">
        <w:rPr>
          <w:rStyle w:val="rynqvb"/>
          <w:rFonts w:ascii="Times New Roman" w:hAnsi="Times New Roman" w:cs="Times New Roman"/>
          <w:lang w:val="es-ES"/>
        </w:rPr>
        <w:t>t</w:t>
      </w:r>
      <w:r w:rsidRPr="16FBB5D7" w:rsidR="00A30478">
        <w:rPr>
          <w:rStyle w:val="rynqvb"/>
          <w:rFonts w:ascii="Times New Roman" w:hAnsi="Times New Roman" w:cs="Times New Roman"/>
          <w:lang w:val="es-ES"/>
        </w:rPr>
        <w:t xml:space="preserve">a </w:t>
      </w:r>
      <w:r w:rsidRPr="16FBB5D7" w:rsidR="122E885A">
        <w:rPr>
          <w:rStyle w:val="rynqvb"/>
          <w:rFonts w:ascii="Times New Roman" w:hAnsi="Times New Roman" w:cs="Times New Roman"/>
          <w:lang w:val="es-ES"/>
        </w:rPr>
        <w:t xml:space="preserve">fue </w:t>
      </w:r>
      <w:r w:rsidRPr="16FBB5D7" w:rsidR="00A30478">
        <w:rPr>
          <w:rStyle w:val="rynqvb"/>
          <w:rFonts w:ascii="Times New Roman" w:hAnsi="Times New Roman" w:cs="Times New Roman"/>
          <w:lang w:val="es-ES"/>
        </w:rPr>
        <w:t xml:space="preserve">la segunda vez que </w:t>
      </w:r>
      <w:r w:rsidRPr="16FBB5D7" w:rsidR="000C1D18">
        <w:rPr>
          <w:rStyle w:val="rynqvb"/>
          <w:rFonts w:ascii="Times New Roman" w:hAnsi="Times New Roman" w:cs="Times New Roman"/>
          <w:lang w:val="es-ES"/>
        </w:rPr>
        <w:t>Robinson Wright</w:t>
      </w:r>
      <w:r w:rsidRPr="16FBB5D7" w:rsidR="00104ED7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16B0145A">
        <w:rPr>
          <w:rStyle w:val="rynqvb"/>
          <w:rFonts w:ascii="Times New Roman" w:hAnsi="Times New Roman" w:cs="Times New Roman"/>
          <w:lang w:val="es-ES"/>
        </w:rPr>
        <w:t>visitó</w:t>
      </w:r>
      <w:r w:rsidRPr="16FBB5D7" w:rsidR="00104ED7">
        <w:rPr>
          <w:rStyle w:val="rynqvb"/>
          <w:rFonts w:ascii="Times New Roman" w:hAnsi="Times New Roman" w:cs="Times New Roman"/>
          <w:lang w:val="es-ES"/>
        </w:rPr>
        <w:t xml:space="preserve"> México, pues en 1892 había cruzado la frontera </w:t>
      </w:r>
      <w:r w:rsidRPr="16FBB5D7" w:rsidR="0026479C">
        <w:rPr>
          <w:rStyle w:val="rynqvb"/>
          <w:rFonts w:ascii="Times New Roman" w:hAnsi="Times New Roman" w:cs="Times New Roman"/>
          <w:lang w:val="es-ES"/>
        </w:rPr>
        <w:t xml:space="preserve">para </w:t>
      </w:r>
      <w:r w:rsidRPr="16FBB5D7" w:rsidR="68DE241F">
        <w:rPr>
          <w:rStyle w:val="rynqvb"/>
          <w:rFonts w:ascii="Times New Roman" w:hAnsi="Times New Roman" w:cs="Times New Roman"/>
          <w:lang w:val="es-ES"/>
        </w:rPr>
        <w:t>transitar</w:t>
      </w:r>
      <w:r w:rsidRPr="16FBB5D7" w:rsidR="008052C6">
        <w:rPr>
          <w:rStyle w:val="rynqvb"/>
          <w:rFonts w:ascii="Times New Roman" w:hAnsi="Times New Roman" w:cs="Times New Roman"/>
          <w:lang w:val="es-ES"/>
        </w:rPr>
        <w:t xml:space="preserve"> fugazmente </w:t>
      </w:r>
      <w:r w:rsidRPr="16FBB5D7" w:rsidR="31EDFA12">
        <w:rPr>
          <w:rStyle w:val="rynqvb"/>
          <w:rFonts w:ascii="Times New Roman" w:hAnsi="Times New Roman" w:cs="Times New Roman"/>
          <w:lang w:val="es-ES"/>
        </w:rPr>
        <w:t xml:space="preserve">por </w:t>
      </w:r>
      <w:r w:rsidRPr="16FBB5D7" w:rsidR="008052C6">
        <w:rPr>
          <w:rStyle w:val="rynqvb"/>
          <w:rFonts w:ascii="Times New Roman" w:hAnsi="Times New Roman" w:cs="Times New Roman"/>
          <w:lang w:val="es-ES"/>
        </w:rPr>
        <w:t xml:space="preserve">el </w:t>
      </w:r>
      <w:r w:rsidRPr="16FBB5D7" w:rsidR="781B3027">
        <w:rPr>
          <w:rStyle w:val="rynqvb"/>
          <w:rFonts w:ascii="Times New Roman" w:hAnsi="Times New Roman" w:cs="Times New Roman"/>
          <w:lang w:val="es-ES"/>
        </w:rPr>
        <w:t>territorio</w:t>
      </w:r>
      <w:r w:rsidRPr="16FBB5D7" w:rsidR="008052C6">
        <w:rPr>
          <w:rStyle w:val="rynqvb"/>
          <w:rFonts w:ascii="Times New Roman" w:hAnsi="Times New Roman" w:cs="Times New Roman"/>
          <w:lang w:val="es-ES"/>
        </w:rPr>
        <w:t xml:space="preserve"> y recolectar material </w:t>
      </w:r>
      <w:r w:rsidRPr="16FBB5D7" w:rsidR="0026479C">
        <w:rPr>
          <w:rStyle w:val="rynqvb"/>
          <w:rFonts w:ascii="Times New Roman" w:hAnsi="Times New Roman" w:cs="Times New Roman"/>
          <w:lang w:val="es-ES"/>
        </w:rPr>
        <w:t xml:space="preserve">para un reportaje gráfico sobre </w:t>
      </w:r>
      <w:r w:rsidRPr="16FBB5D7" w:rsidR="6A05D7AB">
        <w:rPr>
          <w:rStyle w:val="rynqvb"/>
          <w:rFonts w:ascii="Times New Roman" w:hAnsi="Times New Roman" w:cs="Times New Roman"/>
          <w:lang w:val="es-ES"/>
        </w:rPr>
        <w:t>el país</w:t>
      </w:r>
      <w:r w:rsidRPr="16FBB5D7" w:rsidR="0026479C">
        <w:rPr>
          <w:rStyle w:val="rynqvb"/>
          <w:rFonts w:ascii="Times New Roman" w:hAnsi="Times New Roman" w:cs="Times New Roman"/>
          <w:lang w:val="es-ES"/>
        </w:rPr>
        <w:t xml:space="preserve">. Este primer viaje </w:t>
      </w:r>
      <w:r w:rsidRPr="16FBB5D7" w:rsidR="001531FF">
        <w:rPr>
          <w:rStyle w:val="rynqvb"/>
          <w:rFonts w:ascii="Times New Roman" w:hAnsi="Times New Roman" w:cs="Times New Roman"/>
          <w:lang w:val="es-ES"/>
        </w:rPr>
        <w:t>le hizo conocer a numerosos personajes de la élite, incluid</w:t>
      </w:r>
      <w:r w:rsidRPr="16FBB5D7" w:rsidR="00080393">
        <w:rPr>
          <w:rStyle w:val="rynqvb"/>
          <w:rFonts w:ascii="Times New Roman" w:hAnsi="Times New Roman" w:cs="Times New Roman"/>
          <w:lang w:val="es-ES"/>
        </w:rPr>
        <w:t>a Carmen Romero Rubio y e</w:t>
      </w:r>
      <w:r w:rsidRPr="16FBB5D7" w:rsidR="001531FF">
        <w:rPr>
          <w:rStyle w:val="rynqvb"/>
          <w:rFonts w:ascii="Times New Roman" w:hAnsi="Times New Roman" w:cs="Times New Roman"/>
          <w:lang w:val="es-ES"/>
        </w:rPr>
        <w:t>l presidente Porfirio Díaz</w:t>
      </w:r>
      <w:r w:rsidRPr="16FBB5D7" w:rsidR="00080393">
        <w:rPr>
          <w:rStyle w:val="rynqvb"/>
          <w:rFonts w:ascii="Times New Roman" w:hAnsi="Times New Roman" w:cs="Times New Roman"/>
          <w:lang w:val="es-ES"/>
        </w:rPr>
        <w:t>, quien facilit</w:t>
      </w:r>
      <w:r w:rsidRPr="16FBB5D7" w:rsidR="22313746">
        <w:rPr>
          <w:rStyle w:val="rynqvb"/>
          <w:rFonts w:ascii="Times New Roman" w:hAnsi="Times New Roman" w:cs="Times New Roman"/>
          <w:lang w:val="es-ES"/>
        </w:rPr>
        <w:t>aría</w:t>
      </w:r>
      <w:r w:rsidRPr="16FBB5D7" w:rsidR="004F6BDB">
        <w:rPr>
          <w:rStyle w:val="rynqvb"/>
          <w:rFonts w:ascii="Times New Roman" w:hAnsi="Times New Roman" w:cs="Times New Roman"/>
          <w:lang w:val="es-ES"/>
        </w:rPr>
        <w:t xml:space="preserve"> el viaje de 1895 </w:t>
      </w:r>
      <w:r w:rsidRPr="16FBB5D7" w:rsidR="00144F1C">
        <w:rPr>
          <w:rStyle w:val="rynqvb"/>
          <w:rFonts w:ascii="Times New Roman" w:hAnsi="Times New Roman" w:cs="Times New Roman"/>
          <w:lang w:val="es-ES"/>
        </w:rPr>
        <w:t>para obtener publicidad en Estados Unidos.</w:t>
      </w:r>
    </w:p>
    <w:p w:rsidR="00144F1C" w:rsidP="16FBB5D7" w:rsidRDefault="009D6B54" w14:paraId="45A3681F" w14:textId="48F43D1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rStyle w:val="rynqvb"/>
          <w:rFonts w:ascii="Times New Roman" w:hAnsi="Times New Roman" w:cs="Times New Roman"/>
          <w:lang w:val="es-ES"/>
        </w:rPr>
      </w:pPr>
      <w:r w:rsidRPr="16FBB5D7" w:rsidR="13B2BE68">
        <w:rPr>
          <w:rStyle w:val="rynqvb"/>
          <w:rFonts w:ascii="Times New Roman" w:hAnsi="Times New Roman" w:cs="Times New Roman"/>
          <w:lang w:val="es-ES"/>
        </w:rPr>
        <w:t>Marie</w:t>
      </w:r>
      <w:r w:rsidRPr="16FBB5D7" w:rsidR="7ACC15C3">
        <w:rPr>
          <w:rStyle w:val="rynqvb"/>
          <w:rFonts w:ascii="Times New Roman" w:hAnsi="Times New Roman" w:cs="Times New Roman"/>
          <w:lang w:val="es-ES"/>
        </w:rPr>
        <w:t>,</w:t>
      </w:r>
      <w:r w:rsidRPr="16FBB5D7" w:rsidR="006A1A9C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043AA2">
        <w:rPr>
          <w:rStyle w:val="rynqvb"/>
          <w:rFonts w:ascii="Times New Roman" w:hAnsi="Times New Roman" w:cs="Times New Roman"/>
          <w:lang w:val="es-ES"/>
        </w:rPr>
        <w:t>originaria del estado de Georgia</w:t>
      </w:r>
      <w:r w:rsidRPr="16FBB5D7" w:rsidR="0057473A">
        <w:rPr>
          <w:rStyle w:val="rynqvb"/>
          <w:rFonts w:ascii="Times New Roman" w:hAnsi="Times New Roman" w:cs="Times New Roman"/>
          <w:lang w:val="es-ES"/>
        </w:rPr>
        <w:t xml:space="preserve">, </w:t>
      </w:r>
      <w:r w:rsidRPr="16FBB5D7" w:rsidR="12642BE1">
        <w:rPr>
          <w:rStyle w:val="rynqvb"/>
          <w:rFonts w:ascii="Times New Roman" w:hAnsi="Times New Roman" w:cs="Times New Roman"/>
          <w:lang w:val="es-ES"/>
        </w:rPr>
        <w:t xml:space="preserve">fue una mujer </w:t>
      </w:r>
      <w:r w:rsidRPr="16FBB5D7" w:rsidR="0057473A">
        <w:rPr>
          <w:rStyle w:val="rynqvb"/>
          <w:rFonts w:ascii="Times New Roman" w:hAnsi="Times New Roman" w:cs="Times New Roman"/>
          <w:lang w:val="es-ES"/>
        </w:rPr>
        <w:t>cuy</w:t>
      </w:r>
      <w:r w:rsidRPr="16FBB5D7" w:rsidR="000746C0">
        <w:rPr>
          <w:rStyle w:val="rynqvb"/>
          <w:rFonts w:ascii="Times New Roman" w:hAnsi="Times New Roman" w:cs="Times New Roman"/>
          <w:lang w:val="es-ES"/>
        </w:rPr>
        <w:t xml:space="preserve">a fortuna </w:t>
      </w:r>
      <w:r w:rsidRPr="16FBB5D7" w:rsidR="7869417F">
        <w:rPr>
          <w:rStyle w:val="rynqvb"/>
          <w:rFonts w:ascii="Times New Roman" w:hAnsi="Times New Roman" w:cs="Times New Roman"/>
          <w:lang w:val="es-ES"/>
        </w:rPr>
        <w:t>menguó</w:t>
      </w:r>
      <w:r w:rsidRPr="16FBB5D7" w:rsidR="000746C0">
        <w:rPr>
          <w:rStyle w:val="rynqvb"/>
          <w:rFonts w:ascii="Times New Roman" w:hAnsi="Times New Roman" w:cs="Times New Roman"/>
          <w:lang w:val="es-ES"/>
        </w:rPr>
        <w:t xml:space="preserve"> tras la </w:t>
      </w:r>
      <w:r w:rsidRPr="16FBB5D7" w:rsidR="2F456F52">
        <w:rPr>
          <w:rStyle w:val="rynqvb"/>
          <w:rFonts w:ascii="Times New Roman" w:hAnsi="Times New Roman" w:cs="Times New Roman"/>
          <w:lang w:val="es-ES"/>
        </w:rPr>
        <w:t>Guerra</w:t>
      </w:r>
      <w:r w:rsidRPr="16FBB5D7" w:rsidR="000746C0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1E128E95">
        <w:rPr>
          <w:rStyle w:val="rynqvb"/>
          <w:rFonts w:ascii="Times New Roman" w:hAnsi="Times New Roman" w:cs="Times New Roman"/>
          <w:lang w:val="es-ES"/>
        </w:rPr>
        <w:t>C</w:t>
      </w:r>
      <w:r w:rsidRPr="16FBB5D7" w:rsidR="00C20511">
        <w:rPr>
          <w:rStyle w:val="rynqvb"/>
          <w:rFonts w:ascii="Times New Roman" w:hAnsi="Times New Roman" w:cs="Times New Roman"/>
          <w:lang w:val="es-ES"/>
        </w:rPr>
        <w:t>ivil</w:t>
      </w:r>
      <w:r w:rsidRPr="16FBB5D7" w:rsidR="009D6B54">
        <w:rPr>
          <w:rStyle w:val="rynqvb"/>
          <w:rFonts w:ascii="Times New Roman" w:hAnsi="Times New Roman" w:cs="Times New Roman"/>
          <w:lang w:val="es-ES"/>
        </w:rPr>
        <w:t xml:space="preserve"> estadounidense</w:t>
      </w:r>
      <w:r w:rsidRPr="16FBB5D7" w:rsidR="000746C0">
        <w:rPr>
          <w:rStyle w:val="rynqvb"/>
          <w:rFonts w:ascii="Times New Roman" w:hAnsi="Times New Roman" w:cs="Times New Roman"/>
          <w:lang w:val="es-ES"/>
        </w:rPr>
        <w:t xml:space="preserve">. </w:t>
      </w:r>
      <w:r w:rsidRPr="16FBB5D7" w:rsidR="00EE2C79">
        <w:rPr>
          <w:rStyle w:val="rynqvb"/>
          <w:rFonts w:ascii="Times New Roman" w:hAnsi="Times New Roman" w:cs="Times New Roman"/>
          <w:lang w:val="es-ES"/>
        </w:rPr>
        <w:t xml:space="preserve">En la década de 1890, </w:t>
      </w:r>
      <w:r w:rsidRPr="16FBB5D7" w:rsidR="2BA08A31">
        <w:rPr>
          <w:rStyle w:val="rynqvb"/>
          <w:rFonts w:ascii="Times New Roman" w:hAnsi="Times New Roman" w:cs="Times New Roman"/>
          <w:lang w:val="es-ES"/>
        </w:rPr>
        <w:t xml:space="preserve">ya </w:t>
      </w:r>
      <w:r w:rsidRPr="16FBB5D7" w:rsidR="00EE2C79">
        <w:rPr>
          <w:rStyle w:val="rynqvb"/>
          <w:rFonts w:ascii="Times New Roman" w:hAnsi="Times New Roman" w:cs="Times New Roman"/>
          <w:lang w:val="es-ES"/>
        </w:rPr>
        <w:t>divorciada, con dos hijos y sin dinero</w:t>
      </w:r>
      <w:r w:rsidRPr="16FBB5D7" w:rsidR="5AE632B6">
        <w:rPr>
          <w:rStyle w:val="rynqvb"/>
          <w:rFonts w:ascii="Times New Roman" w:hAnsi="Times New Roman" w:cs="Times New Roman"/>
          <w:lang w:val="es-ES"/>
        </w:rPr>
        <w:t>,</w:t>
      </w:r>
      <w:r w:rsidRPr="16FBB5D7" w:rsidR="00EE2C79">
        <w:rPr>
          <w:rStyle w:val="rynqvb"/>
          <w:rFonts w:ascii="Times New Roman" w:hAnsi="Times New Roman" w:cs="Times New Roman"/>
          <w:lang w:val="es-ES"/>
        </w:rPr>
        <w:t xml:space="preserve"> optó por dedicarse a la escritura en diarios locales</w:t>
      </w:r>
      <w:r w:rsidRPr="16FBB5D7" w:rsidR="0087364A">
        <w:rPr>
          <w:rStyle w:val="rynqvb"/>
          <w:rFonts w:ascii="Times New Roman" w:hAnsi="Times New Roman" w:cs="Times New Roman"/>
          <w:lang w:val="es-ES"/>
        </w:rPr>
        <w:t xml:space="preserve">, hasta </w:t>
      </w:r>
      <w:r w:rsidRPr="16FBB5D7" w:rsidR="4DDC3800">
        <w:rPr>
          <w:rStyle w:val="rynqvb"/>
          <w:rFonts w:ascii="Times New Roman" w:hAnsi="Times New Roman" w:cs="Times New Roman"/>
          <w:lang w:val="es-ES"/>
        </w:rPr>
        <w:t xml:space="preserve">que se </w:t>
      </w:r>
      <w:r w:rsidRPr="16FBB5D7" w:rsidR="0087364A">
        <w:rPr>
          <w:rStyle w:val="rynqvb"/>
          <w:rFonts w:ascii="Times New Roman" w:hAnsi="Times New Roman" w:cs="Times New Roman"/>
          <w:lang w:val="es-ES"/>
        </w:rPr>
        <w:t>mud</w:t>
      </w:r>
      <w:r w:rsidRPr="16FBB5D7" w:rsidR="5B4EEE4D">
        <w:rPr>
          <w:rStyle w:val="rynqvb"/>
          <w:rFonts w:ascii="Times New Roman" w:hAnsi="Times New Roman" w:cs="Times New Roman"/>
          <w:lang w:val="es-ES"/>
        </w:rPr>
        <w:t>ó</w:t>
      </w:r>
      <w:r w:rsidRPr="16FBB5D7" w:rsidR="0087364A">
        <w:rPr>
          <w:rStyle w:val="rynqvb"/>
          <w:rFonts w:ascii="Times New Roman" w:hAnsi="Times New Roman" w:cs="Times New Roman"/>
          <w:lang w:val="es-ES"/>
        </w:rPr>
        <w:t xml:space="preserve"> a Nueva York en 1892, año en que su reportaje </w:t>
      </w:r>
      <w:r w:rsidRPr="16FBB5D7" w:rsidR="00BF7CD4">
        <w:rPr>
          <w:rStyle w:val="rynqvb"/>
          <w:rFonts w:ascii="Times New Roman" w:hAnsi="Times New Roman" w:cs="Times New Roman"/>
          <w:lang w:val="es-ES"/>
        </w:rPr>
        <w:t xml:space="preserve">ilustrado </w:t>
      </w:r>
      <w:r w:rsidRPr="16FBB5D7" w:rsidR="0087364A">
        <w:rPr>
          <w:rStyle w:val="rynqvb"/>
          <w:rFonts w:ascii="Times New Roman" w:hAnsi="Times New Roman" w:cs="Times New Roman"/>
          <w:lang w:val="es-ES"/>
        </w:rPr>
        <w:t>sobre México</w:t>
      </w:r>
      <w:r w:rsidRPr="16FBB5D7" w:rsidR="005B44A8">
        <w:rPr>
          <w:rStyle w:val="rynqvb"/>
          <w:rFonts w:ascii="Times New Roman" w:hAnsi="Times New Roman" w:cs="Times New Roman"/>
          <w:lang w:val="es-ES"/>
        </w:rPr>
        <w:t xml:space="preserve">, publicado como suplemento especial en el </w:t>
      </w:r>
      <w:r w:rsidRPr="16FBB5D7" w:rsidR="00B45608">
        <w:rPr>
          <w:rStyle w:val="rynqvb"/>
          <w:rFonts w:ascii="Times New Roman" w:hAnsi="Times New Roman" w:cs="Times New Roman"/>
          <w:lang w:val="es-ES"/>
        </w:rPr>
        <w:t xml:space="preserve">diario </w:t>
      </w:r>
      <w:r w:rsidRPr="16FBB5D7" w:rsidR="005B44A8">
        <w:rPr>
          <w:rStyle w:val="rynqvb"/>
          <w:rFonts w:ascii="Times New Roman" w:hAnsi="Times New Roman" w:cs="Times New Roman"/>
          <w:i w:val="1"/>
          <w:iCs w:val="1"/>
          <w:lang w:val="es-ES"/>
        </w:rPr>
        <w:t xml:space="preserve">New York </w:t>
      </w:r>
      <w:r w:rsidRPr="16FBB5D7" w:rsidR="005B44A8">
        <w:rPr>
          <w:rStyle w:val="rynqvb"/>
          <w:rFonts w:ascii="Times New Roman" w:hAnsi="Times New Roman" w:cs="Times New Roman"/>
          <w:i w:val="1"/>
          <w:iCs w:val="1"/>
          <w:lang w:val="es-ES"/>
        </w:rPr>
        <w:t>World</w:t>
      </w:r>
      <w:ins w:author="Marco Dalí Corona Romero" w:date="2026-01-09T18:41:13.945Z" w:id="38643252">
        <w:r w:rsidRPr="16FBB5D7" w:rsidR="5039BBFD">
          <w:rPr>
            <w:rStyle w:val="rynqvb"/>
            <w:rFonts w:ascii="Times New Roman" w:hAnsi="Times New Roman" w:cs="Times New Roman"/>
            <w:i w:val="1"/>
            <w:iCs w:val="1"/>
            <w:lang w:val="es-ES"/>
          </w:rPr>
          <w:t>,</w:t>
        </w:r>
      </w:ins>
      <w:r w:rsidRPr="16FBB5D7" w:rsidR="005B44A8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87364A">
        <w:rPr>
          <w:rStyle w:val="rynqvb"/>
          <w:rFonts w:ascii="Times New Roman" w:hAnsi="Times New Roman" w:cs="Times New Roman"/>
          <w:lang w:val="es-ES"/>
        </w:rPr>
        <w:t>obtuvo</w:t>
      </w:r>
      <w:r w:rsidRPr="16FBB5D7" w:rsidR="183284D9">
        <w:rPr>
          <w:rStyle w:val="rynqvb"/>
          <w:rFonts w:ascii="Times New Roman" w:hAnsi="Times New Roman" w:cs="Times New Roman"/>
          <w:lang w:val="es-ES"/>
        </w:rPr>
        <w:t xml:space="preserve"> tal</w:t>
      </w:r>
      <w:r w:rsidRPr="16FBB5D7" w:rsidR="0087364A">
        <w:rPr>
          <w:rStyle w:val="rynqvb"/>
          <w:rFonts w:ascii="Times New Roman" w:hAnsi="Times New Roman" w:cs="Times New Roman"/>
          <w:lang w:val="es-ES"/>
        </w:rPr>
        <w:t xml:space="preserve"> éxito</w:t>
      </w:r>
      <w:r w:rsidRPr="16FBB5D7" w:rsidR="0087364A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C0781F">
        <w:rPr>
          <w:rStyle w:val="rynqvb"/>
          <w:rFonts w:ascii="Times New Roman" w:hAnsi="Times New Roman" w:cs="Times New Roman"/>
          <w:lang w:val="es-ES"/>
        </w:rPr>
        <w:t xml:space="preserve">que fue invitada a distintos eventos </w:t>
      </w:r>
      <w:r w:rsidRPr="16FBB5D7" w:rsidR="00A44478">
        <w:rPr>
          <w:rStyle w:val="rynqvb"/>
          <w:rFonts w:ascii="Times New Roman" w:hAnsi="Times New Roman" w:cs="Times New Roman"/>
          <w:lang w:val="es-ES"/>
        </w:rPr>
        <w:t xml:space="preserve">y </w:t>
      </w:r>
      <w:r w:rsidRPr="16FBB5D7" w:rsidR="00C0781F">
        <w:rPr>
          <w:rStyle w:val="rynqvb"/>
          <w:rFonts w:ascii="Times New Roman" w:hAnsi="Times New Roman" w:cs="Times New Roman"/>
          <w:lang w:val="es-ES"/>
        </w:rPr>
        <w:t xml:space="preserve">países de </w:t>
      </w:r>
      <w:r w:rsidRPr="16FBB5D7" w:rsidR="5C5A7681">
        <w:rPr>
          <w:rStyle w:val="rynqvb"/>
          <w:rFonts w:ascii="Times New Roman" w:hAnsi="Times New Roman" w:cs="Times New Roman"/>
          <w:lang w:val="es-ES"/>
        </w:rPr>
        <w:t>C</w:t>
      </w:r>
      <w:r w:rsidRPr="16FBB5D7" w:rsidR="00C0781F">
        <w:rPr>
          <w:rStyle w:val="rynqvb"/>
          <w:rFonts w:ascii="Times New Roman" w:hAnsi="Times New Roman" w:cs="Times New Roman"/>
          <w:lang w:val="es-ES"/>
        </w:rPr>
        <w:t>entro y Sudamérica</w:t>
      </w:r>
      <w:r w:rsidRPr="16FBB5D7" w:rsidR="00BF7CD4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31EFFF2">
        <w:rPr>
          <w:rStyle w:val="rynqvb"/>
          <w:rFonts w:ascii="Times New Roman" w:hAnsi="Times New Roman" w:cs="Times New Roman"/>
          <w:lang w:val="es-ES"/>
        </w:rPr>
        <w:t>como</w:t>
      </w:r>
      <w:r w:rsidRPr="16FBB5D7" w:rsidR="00F9617E">
        <w:rPr>
          <w:rStyle w:val="rynqvb"/>
          <w:rFonts w:ascii="Times New Roman" w:hAnsi="Times New Roman" w:cs="Times New Roman"/>
          <w:lang w:val="es-ES"/>
        </w:rPr>
        <w:t xml:space="preserve"> figura destacada del periodismo de viajes</w:t>
      </w:r>
      <w:r w:rsidRPr="16FBB5D7" w:rsidR="00A44478">
        <w:rPr>
          <w:rStyle w:val="rynqvb"/>
          <w:rFonts w:ascii="Times New Roman" w:hAnsi="Times New Roman" w:cs="Times New Roman"/>
          <w:lang w:val="es-ES"/>
        </w:rPr>
        <w:t xml:space="preserve">, </w:t>
      </w:r>
      <w:r w:rsidRPr="16FBB5D7" w:rsidR="0446B33A">
        <w:rPr>
          <w:rStyle w:val="rynqvb"/>
          <w:rFonts w:ascii="Times New Roman" w:hAnsi="Times New Roman" w:cs="Times New Roman"/>
          <w:lang w:val="es-ES"/>
        </w:rPr>
        <w:t xml:space="preserve">género </w:t>
      </w:r>
      <w:r w:rsidRPr="16FBB5D7" w:rsidR="009B568F">
        <w:rPr>
          <w:rStyle w:val="rynqvb"/>
          <w:rFonts w:ascii="Times New Roman" w:hAnsi="Times New Roman" w:cs="Times New Roman"/>
          <w:lang w:val="es-ES"/>
        </w:rPr>
        <w:t>que años más tarde se convertiría en el reportaje turístico.</w:t>
      </w:r>
    </w:p>
    <w:p w:rsidR="00A26C7D" w:rsidP="16FBB5D7" w:rsidRDefault="00A26C7D" w14:paraId="1AFA2738" w14:textId="68D4EADC">
      <w:pPr>
        <w:spacing w:before="0" w:beforeAutospacing="off" w:after="0" w:afterAutospacing="off" w:line="360" w:lineRule="auto"/>
        <w:ind w:firstLine="708"/>
        <w:jc w:val="both"/>
        <w:rPr>
          <w:rStyle w:val="rynqvb"/>
          <w:rFonts w:ascii="Times New Roman" w:hAnsi="Times New Roman" w:cs="Times New Roman"/>
          <w:lang w:val="es-ES"/>
        </w:rPr>
      </w:pPr>
      <w:r w:rsidRPr="16FBB5D7" w:rsidR="00A26C7D">
        <w:rPr>
          <w:rStyle w:val="rynqvb"/>
          <w:rFonts w:ascii="Times New Roman" w:hAnsi="Times New Roman" w:cs="Times New Roman"/>
          <w:lang w:val="es-ES"/>
        </w:rPr>
        <w:t>Robinson Wright</w:t>
      </w:r>
      <w:r w:rsidRPr="16FBB5D7" w:rsidR="00A26C7D">
        <w:rPr>
          <w:rStyle w:val="rynqvb"/>
          <w:rFonts w:ascii="Times New Roman" w:hAnsi="Times New Roman" w:cs="Times New Roman"/>
          <w:lang w:val="es-ES"/>
        </w:rPr>
        <w:t xml:space="preserve"> perteneció a una ola de mujeres viajeras </w:t>
      </w:r>
      <w:r w:rsidRPr="16FBB5D7" w:rsidR="00D43577">
        <w:rPr>
          <w:rStyle w:val="rynqvb"/>
          <w:rFonts w:ascii="Times New Roman" w:hAnsi="Times New Roman" w:cs="Times New Roman"/>
          <w:lang w:val="es-ES"/>
        </w:rPr>
        <w:t>que</w:t>
      </w:r>
      <w:ins w:author="Marco Dalí Corona Romero" w:date="2026-01-09T18:43:16.928Z" w:id="1297445647">
        <w:r w:rsidRPr="16FBB5D7" w:rsidR="6F40B224">
          <w:rPr>
            <w:rStyle w:val="rynqvb"/>
            <w:rFonts w:ascii="Times New Roman" w:hAnsi="Times New Roman" w:cs="Times New Roman"/>
            <w:lang w:val="es-ES"/>
          </w:rPr>
          <w:t>,</w:t>
        </w:r>
      </w:ins>
      <w:r w:rsidRPr="16FBB5D7" w:rsidR="00D43577">
        <w:rPr>
          <w:rStyle w:val="rynqvb"/>
          <w:rFonts w:ascii="Times New Roman" w:hAnsi="Times New Roman" w:cs="Times New Roman"/>
          <w:lang w:val="es-ES"/>
        </w:rPr>
        <w:t xml:space="preserve"> a finales del siglo XIX</w:t>
      </w:r>
      <w:ins w:author="Marco Dalí Corona Romero" w:date="2026-01-09T18:43:19.007Z" w:id="1062895550">
        <w:r w:rsidRPr="16FBB5D7" w:rsidR="5CB5478A">
          <w:rPr>
            <w:rStyle w:val="rynqvb"/>
            <w:rFonts w:ascii="Times New Roman" w:hAnsi="Times New Roman" w:cs="Times New Roman"/>
            <w:lang w:val="es-ES"/>
          </w:rPr>
          <w:t>,</w:t>
        </w:r>
      </w:ins>
      <w:r w:rsidRPr="16FBB5D7" w:rsidR="00D43577">
        <w:rPr>
          <w:rStyle w:val="rynqvb"/>
          <w:rFonts w:ascii="Times New Roman" w:hAnsi="Times New Roman" w:cs="Times New Roman"/>
          <w:lang w:val="es-ES"/>
        </w:rPr>
        <w:t xml:space="preserve"> obtuvieron reconocimiento por sus textos</w:t>
      </w:r>
      <w:r w:rsidRPr="16FBB5D7" w:rsidR="36983D1D">
        <w:rPr>
          <w:rStyle w:val="rynqvb"/>
          <w:rFonts w:ascii="Times New Roman" w:hAnsi="Times New Roman" w:cs="Times New Roman"/>
          <w:lang w:val="es-ES"/>
        </w:rPr>
        <w:t>,</w:t>
      </w:r>
      <w:r w:rsidRPr="16FBB5D7" w:rsidR="006C5D67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52B1313C">
        <w:rPr>
          <w:rStyle w:val="rynqvb"/>
          <w:rFonts w:ascii="Times New Roman" w:hAnsi="Times New Roman" w:cs="Times New Roman"/>
          <w:lang w:val="es-ES"/>
        </w:rPr>
        <w:t xml:space="preserve">en los </w:t>
      </w:r>
      <w:r w:rsidRPr="16FBB5D7" w:rsidR="006C5D67">
        <w:rPr>
          <w:rStyle w:val="rynqvb"/>
          <w:rFonts w:ascii="Times New Roman" w:hAnsi="Times New Roman" w:cs="Times New Roman"/>
          <w:lang w:val="es-ES"/>
        </w:rPr>
        <w:t>que</w:t>
      </w:r>
      <w:r w:rsidRPr="16FBB5D7" w:rsidR="0064392C">
        <w:rPr>
          <w:rStyle w:val="rynqvb"/>
          <w:rFonts w:ascii="Times New Roman" w:hAnsi="Times New Roman" w:cs="Times New Roman"/>
          <w:lang w:val="es-ES"/>
        </w:rPr>
        <w:t xml:space="preserve"> describían de manera extensa y </w:t>
      </w:r>
      <w:r w:rsidRPr="16FBB5D7" w:rsidR="110C87C3">
        <w:rPr>
          <w:rStyle w:val="rynqvb"/>
          <w:rFonts w:ascii="Times New Roman" w:hAnsi="Times New Roman" w:cs="Times New Roman"/>
          <w:lang w:val="es-ES"/>
        </w:rPr>
        <w:t xml:space="preserve">accesible </w:t>
      </w:r>
      <w:r w:rsidRPr="16FBB5D7" w:rsidR="0064392C">
        <w:rPr>
          <w:rStyle w:val="rynqvb"/>
          <w:rFonts w:ascii="Times New Roman" w:hAnsi="Times New Roman" w:cs="Times New Roman"/>
          <w:lang w:val="es-ES"/>
        </w:rPr>
        <w:t xml:space="preserve">sus </w:t>
      </w:r>
      <w:r w:rsidRPr="16FBB5D7" w:rsidR="004F1714">
        <w:rPr>
          <w:rStyle w:val="rynqvb"/>
          <w:rFonts w:ascii="Times New Roman" w:hAnsi="Times New Roman" w:cs="Times New Roman"/>
          <w:lang w:val="es-ES"/>
        </w:rPr>
        <w:t xml:space="preserve">recorridos </w:t>
      </w:r>
      <w:r w:rsidRPr="16FBB5D7" w:rsidR="00AF6E64">
        <w:rPr>
          <w:rStyle w:val="rynqvb"/>
          <w:rFonts w:ascii="Times New Roman" w:hAnsi="Times New Roman" w:cs="Times New Roman"/>
          <w:lang w:val="es-ES"/>
        </w:rPr>
        <w:t>por</w:t>
      </w:r>
      <w:r w:rsidRPr="16FBB5D7" w:rsidR="0064392C">
        <w:rPr>
          <w:rStyle w:val="rynqvb"/>
          <w:rFonts w:ascii="Times New Roman" w:hAnsi="Times New Roman" w:cs="Times New Roman"/>
          <w:lang w:val="es-ES"/>
        </w:rPr>
        <w:t xml:space="preserve"> los países visitados. </w:t>
      </w:r>
      <w:r w:rsidRPr="16FBB5D7" w:rsidR="00481716">
        <w:rPr>
          <w:rStyle w:val="rynqvb"/>
          <w:rFonts w:ascii="Times New Roman" w:hAnsi="Times New Roman" w:cs="Times New Roman"/>
          <w:lang w:val="es-ES"/>
        </w:rPr>
        <w:t xml:space="preserve">Aun </w:t>
      </w:r>
      <w:r w:rsidRPr="16FBB5D7" w:rsidR="007908E7">
        <w:rPr>
          <w:rStyle w:val="rynqvb"/>
          <w:rFonts w:ascii="Times New Roman" w:hAnsi="Times New Roman" w:cs="Times New Roman"/>
          <w:lang w:val="es-ES"/>
        </w:rPr>
        <w:t>c</w:t>
      </w:r>
      <w:r w:rsidRPr="16FBB5D7" w:rsidR="00481716">
        <w:rPr>
          <w:rStyle w:val="rynqvb"/>
          <w:rFonts w:ascii="Times New Roman" w:hAnsi="Times New Roman" w:cs="Times New Roman"/>
          <w:lang w:val="es-ES"/>
        </w:rPr>
        <w:t xml:space="preserve">uando la literatura de viaje no era un género nuevo, lo innovador era que estas mujeres </w:t>
      </w:r>
      <w:r w:rsidRPr="16FBB5D7" w:rsidR="00C82F5B">
        <w:rPr>
          <w:rStyle w:val="rynqvb"/>
          <w:rFonts w:ascii="Times New Roman" w:hAnsi="Times New Roman" w:cs="Times New Roman"/>
          <w:lang w:val="es-ES"/>
        </w:rPr>
        <w:t xml:space="preserve">ya </w:t>
      </w:r>
      <w:r w:rsidRPr="16FBB5D7" w:rsidR="64355729">
        <w:rPr>
          <w:rStyle w:val="rynqvb"/>
          <w:rFonts w:ascii="Times New Roman" w:hAnsi="Times New Roman" w:cs="Times New Roman"/>
          <w:lang w:val="es-ES"/>
        </w:rPr>
        <w:t xml:space="preserve">no </w:t>
      </w:r>
      <w:r w:rsidRPr="16FBB5D7" w:rsidR="121F396E">
        <w:rPr>
          <w:rStyle w:val="rynqvb"/>
          <w:rFonts w:ascii="Times New Roman" w:hAnsi="Times New Roman" w:cs="Times New Roman"/>
          <w:lang w:val="es-ES"/>
        </w:rPr>
        <w:t>transitaban y visitaban</w:t>
      </w:r>
      <w:r w:rsidRPr="16FBB5D7" w:rsidR="00AF6E64">
        <w:rPr>
          <w:rStyle w:val="rynqvb"/>
          <w:rFonts w:ascii="Times New Roman" w:hAnsi="Times New Roman" w:cs="Times New Roman"/>
          <w:lang w:val="es-ES"/>
        </w:rPr>
        <w:t xml:space="preserve"> países como</w:t>
      </w:r>
      <w:r w:rsidRPr="16FBB5D7" w:rsidR="00AA7DB6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AF6E64">
        <w:rPr>
          <w:rStyle w:val="rynqvb"/>
          <w:rFonts w:ascii="Times New Roman" w:hAnsi="Times New Roman" w:cs="Times New Roman"/>
          <w:lang w:val="es-ES"/>
        </w:rPr>
        <w:t>acompañantes de una figura masculina,</w:t>
      </w:r>
      <w:r w:rsidRPr="16FBB5D7" w:rsidR="00AF6E64">
        <w:rPr>
          <w:rStyle w:val="rynqvb"/>
          <w:rFonts w:ascii="Times New Roman" w:hAnsi="Times New Roman" w:cs="Times New Roman"/>
          <w:lang w:val="es-ES"/>
        </w:rPr>
        <w:t xml:space="preserve"> sino </w:t>
      </w:r>
      <w:r w:rsidRPr="16FBB5D7" w:rsidR="11EE268D">
        <w:rPr>
          <w:rStyle w:val="rynqvb"/>
          <w:rFonts w:ascii="Times New Roman" w:hAnsi="Times New Roman" w:cs="Times New Roman"/>
          <w:lang w:val="es-ES"/>
        </w:rPr>
        <w:t>que estos</w:t>
      </w:r>
      <w:r w:rsidRPr="16FBB5D7" w:rsidR="32431437">
        <w:rPr>
          <w:rStyle w:val="rynqvb"/>
          <w:rFonts w:ascii="Times New Roman" w:hAnsi="Times New Roman" w:cs="Times New Roman"/>
          <w:lang w:val="es-ES"/>
        </w:rPr>
        <w:t xml:space="preserve"> tránsitos eran</w:t>
      </w:r>
      <w:r w:rsidRPr="16FBB5D7" w:rsidR="00AF6E64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AA7DB6">
        <w:rPr>
          <w:rStyle w:val="rynqvb"/>
          <w:rFonts w:ascii="Times New Roman" w:hAnsi="Times New Roman" w:cs="Times New Roman"/>
          <w:lang w:val="es-ES"/>
        </w:rPr>
        <w:t xml:space="preserve">parte de sus actividades </w:t>
      </w:r>
      <w:r w:rsidRPr="16FBB5D7" w:rsidR="005070B7">
        <w:rPr>
          <w:rStyle w:val="rynqvb"/>
          <w:rFonts w:ascii="Times New Roman" w:hAnsi="Times New Roman" w:cs="Times New Roman"/>
          <w:lang w:val="es-ES"/>
        </w:rPr>
        <w:t xml:space="preserve">laborales, </w:t>
      </w:r>
      <w:r w:rsidRPr="16FBB5D7" w:rsidR="22AE264D">
        <w:rPr>
          <w:rStyle w:val="rynqvb"/>
          <w:rFonts w:ascii="Times New Roman" w:hAnsi="Times New Roman" w:cs="Times New Roman"/>
          <w:lang w:val="es-ES"/>
        </w:rPr>
        <w:t xml:space="preserve">ya fuera </w:t>
      </w:r>
      <w:r w:rsidRPr="16FBB5D7" w:rsidR="005070B7">
        <w:rPr>
          <w:rStyle w:val="rynqvb"/>
          <w:rFonts w:ascii="Times New Roman" w:hAnsi="Times New Roman" w:cs="Times New Roman"/>
          <w:lang w:val="es-ES"/>
        </w:rPr>
        <w:t xml:space="preserve">como reporteras o escritoras que obtenían recursos y patrocinios </w:t>
      </w:r>
      <w:r w:rsidRPr="16FBB5D7" w:rsidR="00896657">
        <w:rPr>
          <w:rStyle w:val="rynqvb"/>
          <w:rFonts w:ascii="Times New Roman" w:hAnsi="Times New Roman" w:cs="Times New Roman"/>
          <w:lang w:val="es-ES"/>
        </w:rPr>
        <w:t>por su escritura</w:t>
      </w:r>
      <w:r w:rsidRPr="16FBB5D7" w:rsidR="007908E7">
        <w:rPr>
          <w:rStyle w:val="rynqvb"/>
          <w:rFonts w:ascii="Times New Roman" w:hAnsi="Times New Roman" w:cs="Times New Roman"/>
          <w:lang w:val="es-ES"/>
        </w:rPr>
        <w:t>.</w:t>
      </w:r>
    </w:p>
    <w:p w:rsidRPr="00DE46D0" w:rsidR="00DE46D0" w:rsidP="16FBB5D7" w:rsidRDefault="00D43FF2" w14:paraId="38F113A1" w14:textId="1BBE2AC4">
      <w:pPr>
        <w:pStyle w:val="Normal"/>
        <w:suppressLineNumbers w:val="0"/>
        <w:spacing w:before="0" w:beforeAutospacing="off" w:after="0" w:afterAutospacing="off" w:line="360" w:lineRule="auto"/>
        <w:ind w:left="0" w:right="0" w:firstLine="708"/>
        <w:jc w:val="both"/>
        <w:rPr>
          <w:rStyle w:val="rynqvb"/>
          <w:rFonts w:ascii="Times New Roman" w:hAnsi="Times New Roman" w:cs="Times New Roman"/>
          <w:lang w:val="es-ES"/>
        </w:rPr>
      </w:pPr>
      <w:r w:rsidRPr="16FBB5D7" w:rsidR="006D01D9">
        <w:rPr>
          <w:rStyle w:val="rynqvb"/>
          <w:rFonts w:ascii="Times New Roman" w:hAnsi="Times New Roman" w:cs="Times New Roman"/>
          <w:lang w:val="es-ES"/>
        </w:rPr>
        <w:t xml:space="preserve">El texto que se reproduce a </w:t>
      </w:r>
      <w:r w:rsidRPr="16FBB5D7" w:rsidR="003A05FA">
        <w:rPr>
          <w:rStyle w:val="rynqvb"/>
          <w:rFonts w:ascii="Times New Roman" w:hAnsi="Times New Roman" w:cs="Times New Roman"/>
          <w:lang w:val="es-ES"/>
        </w:rPr>
        <w:t>continuación</w:t>
      </w:r>
      <w:r w:rsidRPr="16FBB5D7" w:rsidR="006D01D9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6B83E714">
        <w:rPr>
          <w:rStyle w:val="rynqvb"/>
          <w:rFonts w:ascii="Times New Roman" w:hAnsi="Times New Roman" w:cs="Times New Roman"/>
          <w:lang w:val="es-ES"/>
        </w:rPr>
        <w:t>pertenece a</w:t>
      </w:r>
      <w:r w:rsidRPr="16FBB5D7" w:rsidR="006D01D9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6D01D9">
        <w:rPr>
          <w:rStyle w:val="rynqvb"/>
          <w:rFonts w:ascii="Times New Roman" w:hAnsi="Times New Roman" w:cs="Times New Roman"/>
          <w:i w:val="1"/>
          <w:iCs w:val="1"/>
          <w:lang w:val="es-ES"/>
        </w:rPr>
        <w:t>Picturesque</w:t>
      </w:r>
      <w:r w:rsidRPr="16FBB5D7" w:rsidR="006D01D9">
        <w:rPr>
          <w:rStyle w:val="rynqvb"/>
          <w:rFonts w:ascii="Times New Roman" w:hAnsi="Times New Roman" w:cs="Times New Roman"/>
          <w:i w:val="1"/>
          <w:iCs w:val="1"/>
          <w:lang w:val="es-ES"/>
        </w:rPr>
        <w:t xml:space="preserve"> </w:t>
      </w:r>
      <w:r w:rsidRPr="16FBB5D7" w:rsidR="006D01D9">
        <w:rPr>
          <w:rStyle w:val="rynqvb"/>
          <w:rFonts w:ascii="Times New Roman" w:hAnsi="Times New Roman" w:cs="Times New Roman"/>
          <w:i w:val="1"/>
          <w:iCs w:val="1"/>
          <w:lang w:val="es-ES"/>
        </w:rPr>
        <w:t>Mexico</w:t>
      </w:r>
      <w:r w:rsidRPr="16FBB5D7" w:rsidR="006D01D9">
        <w:rPr>
          <w:rStyle w:val="rynqvb"/>
          <w:rFonts w:ascii="Times New Roman" w:hAnsi="Times New Roman" w:cs="Times New Roman"/>
          <w:lang w:val="es-ES"/>
        </w:rPr>
        <w:t xml:space="preserve">, </w:t>
      </w:r>
      <w:r w:rsidRPr="16FBB5D7" w:rsidR="0B2BA3AA">
        <w:rPr>
          <w:rStyle w:val="rynqvb"/>
          <w:rFonts w:ascii="Times New Roman" w:hAnsi="Times New Roman" w:cs="Times New Roman"/>
          <w:lang w:val="es-ES"/>
        </w:rPr>
        <w:t xml:space="preserve">profusamente ilustrado y </w:t>
      </w:r>
      <w:r w:rsidRPr="16FBB5D7" w:rsidR="006D01D9">
        <w:rPr>
          <w:rStyle w:val="rynqvb"/>
          <w:rFonts w:ascii="Times New Roman" w:hAnsi="Times New Roman" w:cs="Times New Roman"/>
          <w:lang w:val="es-ES"/>
        </w:rPr>
        <w:t>publicad</w:t>
      </w:r>
      <w:r w:rsidRPr="16FBB5D7" w:rsidR="2F3B37F1">
        <w:rPr>
          <w:rStyle w:val="rynqvb"/>
          <w:rFonts w:ascii="Times New Roman" w:hAnsi="Times New Roman" w:cs="Times New Roman"/>
          <w:lang w:val="es-ES"/>
        </w:rPr>
        <w:t>o</w:t>
      </w:r>
      <w:r w:rsidRPr="16FBB5D7" w:rsidR="006D01D9">
        <w:rPr>
          <w:rStyle w:val="rynqvb"/>
          <w:rFonts w:ascii="Times New Roman" w:hAnsi="Times New Roman" w:cs="Times New Roman"/>
          <w:lang w:val="es-ES"/>
        </w:rPr>
        <w:t xml:space="preserve"> en </w:t>
      </w:r>
      <w:r w:rsidRPr="16FBB5D7" w:rsidR="002C04E4">
        <w:rPr>
          <w:rStyle w:val="rynqvb"/>
          <w:rFonts w:ascii="Times New Roman" w:hAnsi="Times New Roman" w:cs="Times New Roman"/>
          <w:lang w:val="es-ES"/>
        </w:rPr>
        <w:t>Filadelfia en 1897</w:t>
      </w:r>
      <w:r w:rsidRPr="16FBB5D7" w:rsidR="16277673">
        <w:rPr>
          <w:rStyle w:val="rynqvb"/>
          <w:rFonts w:ascii="Times New Roman" w:hAnsi="Times New Roman" w:cs="Times New Roman"/>
          <w:lang w:val="es-ES"/>
        </w:rPr>
        <w:t>;</w:t>
      </w:r>
      <w:r w:rsidRPr="16FBB5D7" w:rsidR="002B3D18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29B11C15">
        <w:rPr>
          <w:rStyle w:val="rynqvb"/>
          <w:rFonts w:ascii="Times New Roman" w:hAnsi="Times New Roman" w:cs="Times New Roman"/>
          <w:lang w:val="es-ES"/>
        </w:rPr>
        <w:t>fue</w:t>
      </w:r>
      <w:r w:rsidRPr="16FBB5D7" w:rsidR="05F7626F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2B3D18">
        <w:rPr>
          <w:rStyle w:val="rynqvb"/>
          <w:rFonts w:ascii="Times New Roman" w:hAnsi="Times New Roman" w:cs="Times New Roman"/>
          <w:lang w:val="es-ES"/>
        </w:rPr>
        <w:t>el primero de sus</w:t>
      </w:r>
      <w:r w:rsidRPr="16FBB5D7" w:rsidR="00B51AD8">
        <w:rPr>
          <w:rStyle w:val="rynqvb"/>
          <w:rFonts w:ascii="Times New Roman" w:hAnsi="Times New Roman" w:cs="Times New Roman"/>
          <w:lang w:val="es-ES"/>
        </w:rPr>
        <w:t xml:space="preserve"> dos libros sobre México</w:t>
      </w:r>
      <w:r w:rsidRPr="16FBB5D7" w:rsidR="4D2F3DFB">
        <w:rPr>
          <w:rStyle w:val="rynqvb"/>
          <w:rFonts w:ascii="Times New Roman" w:hAnsi="Times New Roman" w:cs="Times New Roman"/>
          <w:lang w:val="es-ES"/>
        </w:rPr>
        <w:t>.</w:t>
      </w:r>
      <w:r w:rsidRPr="16FBB5D7" w:rsidR="005F2365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ED7B18">
        <w:rPr>
          <w:rStyle w:val="rynqvb"/>
          <w:rFonts w:ascii="Times New Roman" w:hAnsi="Times New Roman" w:cs="Times New Roman"/>
          <w:lang w:val="es-ES"/>
        </w:rPr>
        <w:t>El pasaje forma parte de</w:t>
      </w:r>
      <w:r w:rsidRPr="16FBB5D7" w:rsidR="005F2365">
        <w:rPr>
          <w:rStyle w:val="rynqvb"/>
          <w:rFonts w:ascii="Times New Roman" w:hAnsi="Times New Roman" w:cs="Times New Roman"/>
          <w:lang w:val="es-ES"/>
        </w:rPr>
        <w:t xml:space="preserve"> su</w:t>
      </w:r>
      <w:r w:rsidRPr="16FBB5D7" w:rsidR="00ED7B18">
        <w:rPr>
          <w:rStyle w:val="rynqvb"/>
          <w:rFonts w:ascii="Times New Roman" w:hAnsi="Times New Roman" w:cs="Times New Roman"/>
          <w:lang w:val="es-ES"/>
        </w:rPr>
        <w:t xml:space="preserve"> recorrido de Toluca a Michoacán</w:t>
      </w:r>
      <w:r w:rsidRPr="16FBB5D7" w:rsidR="00D43FF2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40B98DDB">
        <w:rPr>
          <w:rStyle w:val="rynqvb"/>
          <w:rFonts w:ascii="Times New Roman" w:hAnsi="Times New Roman" w:cs="Times New Roman"/>
          <w:lang w:val="es-ES"/>
        </w:rPr>
        <w:t>en</w:t>
      </w:r>
      <w:r w:rsidRPr="16FBB5D7" w:rsidR="00D43FF2">
        <w:rPr>
          <w:rStyle w:val="rynqvb"/>
          <w:rFonts w:ascii="Times New Roman" w:hAnsi="Times New Roman" w:cs="Times New Roman"/>
          <w:lang w:val="es-ES"/>
        </w:rPr>
        <w:t xml:space="preserve"> ferrocarril</w:t>
      </w:r>
      <w:r w:rsidRPr="16FBB5D7" w:rsidR="00461066">
        <w:rPr>
          <w:rStyle w:val="rynqvb"/>
          <w:rFonts w:ascii="Times New Roman" w:hAnsi="Times New Roman" w:cs="Times New Roman"/>
          <w:lang w:val="es-ES"/>
        </w:rPr>
        <w:t xml:space="preserve">. </w:t>
      </w:r>
      <w:r w:rsidRPr="16FBB5D7" w:rsidR="002233AD">
        <w:rPr>
          <w:rStyle w:val="rynqvb"/>
          <w:rFonts w:ascii="Times New Roman" w:hAnsi="Times New Roman" w:cs="Times New Roman"/>
          <w:lang w:val="es-ES"/>
        </w:rPr>
        <w:t xml:space="preserve">Para esa fecha, </w:t>
      </w:r>
      <w:r w:rsidRPr="16FBB5D7" w:rsidR="00461066">
        <w:rPr>
          <w:rStyle w:val="rynqvb"/>
          <w:rFonts w:ascii="Times New Roman" w:hAnsi="Times New Roman" w:cs="Times New Roman"/>
          <w:lang w:val="es-ES"/>
        </w:rPr>
        <w:t xml:space="preserve">Pátzcuaro </w:t>
      </w:r>
      <w:r w:rsidRPr="16FBB5D7" w:rsidR="002233AD">
        <w:rPr>
          <w:rStyle w:val="rynqvb"/>
          <w:rFonts w:ascii="Times New Roman" w:hAnsi="Times New Roman" w:cs="Times New Roman"/>
          <w:lang w:val="es-ES"/>
        </w:rPr>
        <w:t>comenzaba a despuntar</w:t>
      </w:r>
      <w:r w:rsidRPr="16FBB5D7" w:rsidR="006F7418">
        <w:rPr>
          <w:rStyle w:val="rynqvb"/>
          <w:rFonts w:ascii="Times New Roman" w:hAnsi="Times New Roman" w:cs="Times New Roman"/>
          <w:lang w:val="es-ES"/>
        </w:rPr>
        <w:t xml:space="preserve"> como un lugar turístico</w:t>
      </w:r>
      <w:ins w:author="Claudia Ramírez Cisneros" w:date="2026-01-21T20:18:10.778Z" w:id="536146634">
        <w:r w:rsidRPr="16FBB5D7" w:rsidR="53E8F5A9">
          <w:rPr>
            <w:rStyle w:val="rynqvb"/>
            <w:rFonts w:ascii="Times New Roman" w:hAnsi="Times New Roman" w:cs="Times New Roman"/>
            <w:lang w:val="es-ES"/>
          </w:rPr>
          <w:t>,</w:t>
        </w:r>
      </w:ins>
      <w:r w:rsidRPr="16FBB5D7" w:rsidR="006F7418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0A0761">
        <w:rPr>
          <w:rStyle w:val="rynqvb"/>
          <w:rFonts w:ascii="Times New Roman" w:hAnsi="Times New Roman" w:cs="Times New Roman"/>
          <w:lang w:val="es-ES"/>
        </w:rPr>
        <w:t xml:space="preserve">debido a su cercanía a Morelia y </w:t>
      </w:r>
      <w:r w:rsidRPr="16FBB5D7" w:rsidR="63597E4F">
        <w:rPr>
          <w:rStyle w:val="rynqvb"/>
          <w:rFonts w:ascii="Times New Roman" w:hAnsi="Times New Roman" w:cs="Times New Roman"/>
          <w:lang w:val="es-ES"/>
        </w:rPr>
        <w:t xml:space="preserve">a </w:t>
      </w:r>
      <w:r w:rsidRPr="16FBB5D7" w:rsidR="000A0761">
        <w:rPr>
          <w:rStyle w:val="rynqvb"/>
          <w:rFonts w:ascii="Times New Roman" w:hAnsi="Times New Roman" w:cs="Times New Roman"/>
          <w:lang w:val="es-ES"/>
        </w:rPr>
        <w:t xml:space="preserve">las amenidades circundantes, </w:t>
      </w:r>
      <w:r w:rsidRPr="16FBB5D7" w:rsidR="00592FFA">
        <w:rPr>
          <w:rStyle w:val="rynqvb"/>
          <w:rFonts w:ascii="Times New Roman" w:hAnsi="Times New Roman" w:cs="Times New Roman"/>
          <w:lang w:val="es-ES"/>
        </w:rPr>
        <w:t xml:space="preserve">lo que </w:t>
      </w:r>
      <w:r w:rsidRPr="16FBB5D7" w:rsidR="00BE3EA2">
        <w:rPr>
          <w:rStyle w:val="rynqvb"/>
          <w:rFonts w:ascii="Times New Roman" w:hAnsi="Times New Roman" w:cs="Times New Roman"/>
          <w:lang w:val="es-ES"/>
        </w:rPr>
        <w:t xml:space="preserve">derivó en la construcción de una estación del Ferrocarril </w:t>
      </w:r>
      <w:r w:rsidRPr="16FBB5D7" w:rsidR="006B5EDD">
        <w:rPr>
          <w:rStyle w:val="rynqvb"/>
          <w:rFonts w:ascii="Times New Roman" w:hAnsi="Times New Roman" w:cs="Times New Roman"/>
          <w:lang w:val="es-ES"/>
        </w:rPr>
        <w:t>Central</w:t>
      </w:r>
      <w:r w:rsidRPr="16FBB5D7" w:rsidR="002463B8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BE3EA2">
        <w:rPr>
          <w:rStyle w:val="rynqvb"/>
          <w:rFonts w:ascii="Times New Roman" w:hAnsi="Times New Roman" w:cs="Times New Roman"/>
          <w:lang w:val="es-ES"/>
        </w:rPr>
        <w:t xml:space="preserve">Mexicano </w:t>
      </w:r>
      <w:r w:rsidRPr="16FBB5D7" w:rsidR="00836C4D">
        <w:rPr>
          <w:rStyle w:val="rynqvb"/>
          <w:rFonts w:ascii="Times New Roman" w:hAnsi="Times New Roman" w:cs="Times New Roman"/>
          <w:lang w:val="es-ES"/>
        </w:rPr>
        <w:t>en 1886.</w:t>
      </w:r>
      <w:r w:rsidRPr="16FBB5D7" w:rsidR="000247EE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2B0CECCE">
        <w:rPr>
          <w:rStyle w:val="rynqvb"/>
          <w:rFonts w:ascii="Times New Roman" w:hAnsi="Times New Roman" w:cs="Times New Roman"/>
          <w:lang w:val="es-ES"/>
        </w:rPr>
        <w:t>Algo de lo</w:t>
      </w:r>
      <w:r w:rsidRPr="16FBB5D7" w:rsidR="52BD49FF">
        <w:rPr>
          <w:rStyle w:val="rynqvb"/>
          <w:rFonts w:ascii="Times New Roman" w:hAnsi="Times New Roman" w:cs="Times New Roman"/>
          <w:lang w:val="es-ES"/>
        </w:rPr>
        <w:t xml:space="preserve"> más </w:t>
      </w:r>
      <w:r w:rsidRPr="16FBB5D7" w:rsidR="52BD49FF">
        <w:rPr>
          <w:rStyle w:val="rynqvb"/>
          <w:rFonts w:ascii="Times New Roman" w:hAnsi="Times New Roman" w:cs="Times New Roman"/>
          <w:lang w:val="es-ES"/>
        </w:rPr>
        <w:t>llam</w:t>
      </w:r>
      <w:r w:rsidRPr="16FBB5D7" w:rsidR="52BD49FF">
        <w:rPr>
          <w:rStyle w:val="rynqvb"/>
          <w:rFonts w:ascii="Times New Roman" w:hAnsi="Times New Roman" w:cs="Times New Roman"/>
          <w:lang w:val="es-ES"/>
        </w:rPr>
        <w:t>a</w:t>
      </w:r>
      <w:r w:rsidRPr="16FBB5D7" w:rsidR="52BD49FF">
        <w:rPr>
          <w:rStyle w:val="rynqvb"/>
          <w:rFonts w:ascii="Times New Roman" w:hAnsi="Times New Roman" w:cs="Times New Roman"/>
          <w:lang w:val="es-ES"/>
        </w:rPr>
        <w:t>tivo</w:t>
      </w:r>
      <w:r w:rsidRPr="16FBB5D7" w:rsidR="52BD49FF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8E779F">
        <w:rPr>
          <w:rStyle w:val="rynqvb"/>
          <w:rFonts w:ascii="Times New Roman" w:hAnsi="Times New Roman" w:cs="Times New Roman"/>
          <w:lang w:val="es-ES"/>
        </w:rPr>
        <w:t>de la región,</w:t>
      </w:r>
      <w:r w:rsidRPr="16FBB5D7" w:rsidR="430778F2">
        <w:rPr>
          <w:rStyle w:val="rynqvb"/>
          <w:rFonts w:ascii="Times New Roman" w:hAnsi="Times New Roman" w:cs="Times New Roman"/>
          <w:lang w:val="es-ES"/>
        </w:rPr>
        <w:t xml:space="preserve"> como</w:t>
      </w:r>
      <w:r w:rsidRPr="16FBB5D7" w:rsidR="008E779F">
        <w:rPr>
          <w:rStyle w:val="rynqvb"/>
          <w:rFonts w:ascii="Times New Roman" w:hAnsi="Times New Roman" w:cs="Times New Roman"/>
          <w:lang w:val="es-ES"/>
        </w:rPr>
        <w:t xml:space="preserve"> también puede verse en la mayoría de la producción fotográfica de la época, </w:t>
      </w:r>
      <w:r w:rsidRPr="16FBB5D7" w:rsidR="3180DC84">
        <w:rPr>
          <w:rStyle w:val="rynqvb"/>
          <w:rFonts w:ascii="Times New Roman" w:hAnsi="Times New Roman" w:cs="Times New Roman"/>
          <w:lang w:val="es-ES"/>
        </w:rPr>
        <w:t>fue</w:t>
      </w:r>
      <w:r w:rsidRPr="16FBB5D7" w:rsidR="008E779F">
        <w:rPr>
          <w:rStyle w:val="rynqvb"/>
          <w:rFonts w:ascii="Times New Roman" w:hAnsi="Times New Roman" w:cs="Times New Roman"/>
          <w:lang w:val="es-ES"/>
        </w:rPr>
        <w:t xml:space="preserve"> la </w:t>
      </w:r>
      <w:r w:rsidRPr="16FBB5D7" w:rsidR="00003102">
        <w:rPr>
          <w:rStyle w:val="rynqvb"/>
          <w:rFonts w:ascii="Times New Roman" w:hAnsi="Times New Roman" w:cs="Times New Roman"/>
          <w:lang w:val="es-ES"/>
        </w:rPr>
        <w:t xml:space="preserve">vida lacustre de los pobladores, en su mayoría </w:t>
      </w:r>
      <w:r w:rsidRPr="16FBB5D7" w:rsidR="12787497">
        <w:rPr>
          <w:rStyle w:val="rynqvb"/>
          <w:rFonts w:ascii="Times New Roman" w:hAnsi="Times New Roman" w:cs="Times New Roman"/>
          <w:lang w:val="es-ES"/>
        </w:rPr>
        <w:t xml:space="preserve">personas </w:t>
      </w:r>
      <w:r w:rsidRPr="16FBB5D7" w:rsidR="00003102">
        <w:rPr>
          <w:rStyle w:val="rynqvb"/>
          <w:rFonts w:ascii="Times New Roman" w:hAnsi="Times New Roman" w:cs="Times New Roman"/>
          <w:lang w:val="es-ES"/>
        </w:rPr>
        <w:t>indígena</w:t>
      </w:r>
      <w:r w:rsidRPr="16FBB5D7" w:rsidR="53C3FFA9">
        <w:rPr>
          <w:rStyle w:val="rynqvb"/>
          <w:rFonts w:ascii="Times New Roman" w:hAnsi="Times New Roman" w:cs="Times New Roman"/>
          <w:lang w:val="es-ES"/>
        </w:rPr>
        <w:t>s</w:t>
      </w:r>
      <w:r w:rsidRPr="16FBB5D7" w:rsidR="00A70126">
        <w:rPr>
          <w:rStyle w:val="rynqvb"/>
          <w:rFonts w:ascii="Times New Roman" w:hAnsi="Times New Roman" w:cs="Times New Roman"/>
          <w:lang w:val="es-ES"/>
        </w:rPr>
        <w:t>.</w:t>
      </w:r>
    </w:p>
    <w:p w:rsidRPr="00DE46D0" w:rsidR="00DE46D0" w:rsidP="16FBB5D7" w:rsidRDefault="00D43FF2" w14:paraId="5B786242" w14:textId="249D0D5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rStyle w:val="rynqvb"/>
          <w:rFonts w:ascii="Times New Roman" w:hAnsi="Times New Roman" w:cs="Times New Roman"/>
          <w:lang w:val="es-ES"/>
        </w:rPr>
      </w:pPr>
    </w:p>
    <w:p w:rsidRPr="00DE46D0" w:rsidR="00DE46D0" w:rsidP="16FBB5D7" w:rsidRDefault="00D43FF2" w14:paraId="29E0758D" w14:textId="5E638B9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Style w:val="rynqvb"/>
          <w:rFonts w:ascii="Times New Roman" w:hAnsi="Times New Roman" w:cs="Times New Roman"/>
          <w:b w:val="1"/>
          <w:bCs w:val="1"/>
          <w:lang w:val="es-ES"/>
        </w:rPr>
      </w:pPr>
    </w:p>
    <w:p w:rsidRPr="00DE46D0" w:rsidR="00DE46D0" w:rsidP="16FBB5D7" w:rsidRDefault="00D43FF2" w14:paraId="4DB643A9" w14:textId="1567C05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center"/>
        <w:rPr>
          <w:rStyle w:val="rynqvb"/>
          <w:rFonts w:ascii="Times New Roman" w:hAnsi="Times New Roman" w:cs="Times New Roman"/>
          <w:b w:val="1"/>
          <w:bCs w:val="1"/>
          <w:lang w:val="es-ES"/>
        </w:rPr>
      </w:pPr>
      <w:r w:rsidRPr="16FBB5D7" w:rsidR="5DE8F253">
        <w:rPr>
          <w:rStyle w:val="rynqvb"/>
          <w:rFonts w:ascii="Times New Roman" w:hAnsi="Times New Roman" w:cs="Times New Roman"/>
          <w:b w:val="1"/>
          <w:bCs w:val="1"/>
          <w:lang w:val="es-ES"/>
        </w:rPr>
        <w:t>Pátzcuaro, lugar de delicias</w:t>
      </w:r>
    </w:p>
    <w:p w:rsidRPr="00DE46D0" w:rsidR="00DE46D0" w:rsidP="16FBB5D7" w:rsidRDefault="00D43FF2" w14:paraId="31E20469" w14:textId="6DFE595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Style w:val="rynqvb"/>
          <w:rFonts w:ascii="Times New Roman" w:hAnsi="Times New Roman" w:cs="Times New Roman"/>
          <w:lang w:val="es-ES"/>
        </w:rPr>
      </w:pPr>
    </w:p>
    <w:p w:rsidRPr="00DE46D0" w:rsidR="00DE46D0" w:rsidP="16FBB5D7" w:rsidRDefault="00D43FF2" w14:paraId="1F02A191" w14:textId="38990F12">
      <w:pPr>
        <w:pStyle w:val="Normal"/>
        <w:spacing w:before="0" w:beforeAutospacing="off" w:after="0" w:afterAutospacing="off" w:line="360" w:lineRule="auto"/>
        <w:ind w:left="0" w:right="0" w:firstLine="0"/>
        <w:jc w:val="center"/>
        <w:rPr>
          <w:rStyle w:val="rynqvb"/>
          <w:rFonts w:ascii="Times New Roman" w:hAnsi="Times New Roman" w:cs="Times New Roman"/>
          <w:lang w:val="es-ES"/>
        </w:rPr>
      </w:pPr>
      <w:r w:rsidRPr="16FBB5D7" w:rsidR="5DE8F253">
        <w:rPr>
          <w:rStyle w:val="rynqvb"/>
          <w:rFonts w:ascii="Times New Roman" w:hAnsi="Times New Roman" w:cs="Times New Roman"/>
          <w:lang w:val="es-ES"/>
        </w:rPr>
        <w:t>Marie Robinson Wright</w:t>
      </w:r>
    </w:p>
    <w:p w:rsidRPr="00DE46D0" w:rsidR="00DE46D0" w:rsidP="16FBB5D7" w:rsidRDefault="00D43FF2" w14:paraId="712E6D66" w14:textId="4F90DF7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Style w:val="rynqvb"/>
          <w:rFonts w:ascii="Times New Roman" w:hAnsi="Times New Roman" w:cs="Times New Roman"/>
          <w:lang w:val="es-ES"/>
        </w:rPr>
      </w:pPr>
    </w:p>
    <w:p w:rsidRPr="00DE46D0" w:rsidR="00DE46D0" w:rsidP="16FBB5D7" w:rsidRDefault="00D43FF2" w14:paraId="38872A56" w14:textId="02D8ED7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Style w:val="rynqvb"/>
          <w:rFonts w:ascii="Times New Roman" w:hAnsi="Times New Roman" w:cs="Times New Roman"/>
          <w:lang w:val="es-ES"/>
        </w:rPr>
      </w:pPr>
      <w:commentRangeStart w:id="338852963"/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El paisaje </w:t>
      </w:r>
      <w:commentRangeEnd w:id="338852963"/>
      <w:r>
        <w:rPr>
          <w:rStyle w:val="CommentReference"/>
        </w:rPr>
        <w:commentReference w:id="338852963"/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que rodea el lago de Pátzcuaro es sumamente pintoresco.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Al pie de las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colinas que descienden desde el extremo norte se encuentra el pueblo de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Tzintzuntzan, que posee la pintura más bella de México, un excelente ejemplar del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gran maestro Tiziano. La vista al acercarnos a Pátzcuaro, con su hermoso lago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salpicado de islotes, es magnífica.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Una antigua iglesia se alza como una pajarera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entre los árboles, a las afueras de la ciudad.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Pátzcuaro es una pequeña y bonita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ciudad, con tejados inclinados, situada a orillas del lago y frente al pequeño pueblo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indígena de </w:t>
      </w:r>
      <w:commentRangeStart w:id="504031860"/>
      <w:r w:rsidRPr="16FBB5D7" w:rsidR="00DE46D0">
        <w:rPr>
          <w:rStyle w:val="rynqvb"/>
          <w:rFonts w:ascii="Times New Roman" w:hAnsi="Times New Roman" w:cs="Times New Roman"/>
          <w:lang w:val="es-ES"/>
        </w:rPr>
        <w:t>Janicho</w:t>
      </w:r>
      <w:commentRangeEnd w:id="504031860"/>
      <w:r>
        <w:rPr>
          <w:rStyle w:val="CommentReference"/>
        </w:rPr>
        <w:commentReference w:id="504031860"/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, construido sobre una hermosa islita en medio del lago.</w:t>
      </w:r>
    </w:p>
    <w:p w:rsidRPr="00DE46D0" w:rsidR="00DE46D0" w:rsidP="16FBB5D7" w:rsidRDefault="00DE46D0" w14:paraId="37D29F1B" w14:textId="2269FCC4">
      <w:pPr>
        <w:spacing w:before="0" w:beforeAutospacing="off" w:after="0" w:afterAutospacing="off" w:line="360" w:lineRule="auto"/>
        <w:ind w:firstLine="708"/>
        <w:jc w:val="both"/>
        <w:rPr>
          <w:rStyle w:val="rynqvb"/>
          <w:rFonts w:ascii="Times New Roman" w:hAnsi="Times New Roman" w:cs="Times New Roman"/>
          <w:lang w:val="es-ES"/>
        </w:rPr>
      </w:pPr>
      <w:r w:rsidRPr="16FBB5D7" w:rsidR="00DE46D0">
        <w:rPr>
          <w:rStyle w:val="rynqvb"/>
          <w:rFonts w:ascii="Times New Roman" w:hAnsi="Times New Roman" w:cs="Times New Roman"/>
          <w:lang w:val="es-ES"/>
        </w:rPr>
        <w:t>La antigua iglesia de Pátzcuaro es hermosa y rica en dorado.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En esta antigua ciudad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también se pueden ver ejemplos de ese mosaico que todos los escritores antiguos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sobre México han celebrado, y que en ningún otro lugar alcanzó tanta perfección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como en Pátzcuaro.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Desde este punto, el lago es tan claro como un gran espejo y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está cubierto de miles de patos salvajes, grullas blancas y garzas, todos ellos que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parecen blanquear su plumaje al sumergirse constantemente en charcas, pantanos y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lagos.</w:t>
      </w:r>
    </w:p>
    <w:p w:rsidRPr="00CB1A5C" w:rsidR="00DE46D0" w:rsidP="16FBB5D7" w:rsidRDefault="00DE46D0" w14:paraId="0FE13D60" w14:textId="1B19D7A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rFonts w:ascii="Times New Roman" w:hAnsi="Times New Roman" w:cs="Times New Roman"/>
          <w:lang w:val="es-ES"/>
        </w:rPr>
      </w:pP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Pátzcuaro hace honor a su nombre, que significa </w:t>
      </w:r>
      <w:r w:rsidRPr="16FBB5D7" w:rsidR="2ECFCFA7">
        <w:rPr>
          <w:rStyle w:val="rynqvb"/>
          <w:rFonts w:ascii="Times New Roman" w:hAnsi="Times New Roman" w:cs="Times New Roman"/>
          <w:lang w:val="es-ES"/>
        </w:rPr>
        <w:t>"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lugar de delicias</w:t>
      </w:r>
      <w:r w:rsidRPr="16FBB5D7" w:rsidR="52D1B007">
        <w:rPr>
          <w:rStyle w:val="rynqvb"/>
          <w:rFonts w:ascii="Times New Roman" w:hAnsi="Times New Roman" w:cs="Times New Roman"/>
          <w:lang w:val="es-ES"/>
        </w:rPr>
        <w:t>"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, y sin duda lo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significa para cualquiera que lo visita.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La estación está a orillas del lago;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una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diligencia llega al pueblo, dos millas colina arriba, y el camino es encantador, pues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la hermosa vista se amplía cada vez más a medida que se asciende la colina, y al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llegar a la cima, el lago con sus islas, el valle con sus verdes campos y sus cuatro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docenas de pueblos y aldeas se incluyen en el campo de visión.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La pintoresca plaza,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sombreada por grandes árboles, rodeada por cuatro lados con portales de imponentes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columnas, el mercado, las calles estrechas y sinuosas, con santuarios y cruces en cada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rincón, y la magnífica vista desde Los Balcones, en la cima del Cerro del Calvario,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son temas de sumo interés.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Hay un pequeño barco de vapor en el lago, que va desde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el muelle hasta la costa norte, haciendo varias escalas en pueblos remotos donde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no hay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ferrocarriles y quizás nunca los haya.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</w:p>
    <w:p w:rsidR="00DE46D0" w:rsidP="16FBB5D7" w:rsidRDefault="00DE46D0" w14:paraId="508A8AAE" w14:textId="3F889683">
      <w:pPr>
        <w:spacing w:before="0" w:beforeAutospacing="off" w:after="0" w:afterAutospacing="off" w:line="360" w:lineRule="auto"/>
        <w:ind w:firstLine="708"/>
        <w:jc w:val="both"/>
        <w:rPr>
          <w:rStyle w:val="rynqvb"/>
          <w:rFonts w:ascii="Times New Roman" w:hAnsi="Times New Roman" w:cs="Times New Roman"/>
          <w:lang w:val="es-ES"/>
        </w:rPr>
      </w:pP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Desde todos los puntos del lago se pueden ver más de cien canoas, o "piraguas",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moviéndose en líneas convergentes hacia un punto en esta orilla.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Tienen la forma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de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un zapato chino, con un ancho menor en proporción a su largo.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La base es plana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y los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lados se inclinan hacia adentro, hacia la parte superior.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Se impulsan mediante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toscos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remos, que consisten en un palo recto con un disco circular de unas diez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pulgadas de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diámetro en el extremo.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Los manejan hombres y mujeres, o ambos, según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el caso.</w:t>
      </w:r>
      <w:r w:rsidRPr="16FBB5D7" w:rsidR="00DE46D0">
        <w:rPr>
          <w:rStyle w:val="hwtze"/>
          <w:rFonts w:ascii="Times New Roman" w:hAnsi="Times New Roman" w:cs="Times New Roman"/>
          <w:lang w:val="es-ES"/>
        </w:rPr>
        <w:t xml:space="preserve">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Tres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veces por semana hacen este viaje a través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del lago, llevando sus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mercancías a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un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 xml:space="preserve">mercado común y regresan al final de la tarde con el producto de sus 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intercambios</w:t>
      </w:r>
      <w:r w:rsidRPr="16FBB5D7" w:rsidR="00DE46D0">
        <w:rPr>
          <w:rStyle w:val="rynqvb"/>
          <w:rFonts w:ascii="Times New Roman" w:hAnsi="Times New Roman" w:cs="Times New Roman"/>
          <w:lang w:val="es-ES"/>
        </w:rPr>
        <w:t>.</w:t>
      </w:r>
    </w:p>
    <w:p w:rsidR="004A33B8" w:rsidP="16FBB5D7" w:rsidRDefault="004A33B8" w14:paraId="58CFA3F0" w14:textId="7DE6AAC5">
      <w:pPr>
        <w:spacing w:before="0" w:beforeAutospacing="off" w:after="0" w:afterAutospacing="off" w:line="360" w:lineRule="auto"/>
        <w:jc w:val="right"/>
        <w:rPr>
          <w:rStyle w:val="rynqvb"/>
          <w:rFonts w:ascii="Times New Roman" w:hAnsi="Times New Roman" w:cs="Times New Roman"/>
          <w:lang w:val="es-ES"/>
        </w:rPr>
      </w:pPr>
      <w:r w:rsidRPr="16FBB5D7" w:rsidR="56FAB3A6">
        <w:rPr>
          <w:rFonts w:ascii="Times New Roman" w:hAnsi="Times New Roman" w:eastAsia="Times New Roman" w:cs="Times New Roman"/>
        </w:rPr>
        <w:t>En</w:t>
      </w:r>
      <w:r w:rsidRPr="16FBB5D7" w:rsidR="6EA8A728">
        <w:rPr>
          <w:rFonts w:ascii="Times New Roman" w:hAnsi="Times New Roman" w:eastAsia="Times New Roman" w:cs="Times New Roman"/>
          <w:rPrChange w:author="Claudia Ramírez Cisneros" w:date="2026-01-22T00:07:24.083Z" w:id="1658695859"/>
        </w:rPr>
        <w:t xml:space="preserve"> </w:t>
      </w:r>
      <w:r w:rsidRPr="16FBB5D7" w:rsidR="2E70607A">
        <w:rPr>
          <w:rStyle w:val="rynqvb"/>
          <w:rFonts w:ascii="Times New Roman" w:hAnsi="Times New Roman" w:eastAsia="Times New Roman" w:cs="Times New Roman"/>
          <w:i w:val="1"/>
          <w:iCs w:val="1"/>
          <w:lang w:val="es-ES"/>
          <w:rPrChange w:author="Claudia Ramírez Cisneros" w:date="2026-01-22T00:07:24.087Z" w:id="2058881749">
            <w:rPr>
              <w:rStyle w:val="rynqvb"/>
              <w:rFonts w:ascii="Times New Roman" w:hAnsi="Times New Roman" w:cs="Times New Roman"/>
              <w:i w:val="1"/>
              <w:iCs w:val="1"/>
              <w:lang w:val="es-ES"/>
            </w:rPr>
          </w:rPrChange>
        </w:rPr>
        <w:t>Pi</w:t>
      </w:r>
      <w:r w:rsidRPr="16FBB5D7" w:rsidR="2E70607A">
        <w:rPr>
          <w:rStyle w:val="rynqvb"/>
          <w:rFonts w:ascii="Times New Roman" w:hAnsi="Times New Roman" w:cs="Times New Roman"/>
          <w:i w:val="1"/>
          <w:iCs w:val="1"/>
          <w:lang w:val="es-ES"/>
        </w:rPr>
        <w:t>cturesque</w:t>
      </w:r>
      <w:r w:rsidRPr="16FBB5D7" w:rsidR="2E70607A">
        <w:rPr>
          <w:rStyle w:val="rynqvb"/>
          <w:rFonts w:ascii="Times New Roman" w:hAnsi="Times New Roman" w:cs="Times New Roman"/>
          <w:i w:val="1"/>
          <w:iCs w:val="1"/>
          <w:lang w:val="es-ES"/>
        </w:rPr>
        <w:t xml:space="preserve"> </w:t>
      </w:r>
      <w:r w:rsidRPr="16FBB5D7" w:rsidR="2E70607A">
        <w:rPr>
          <w:rStyle w:val="rynqvb"/>
          <w:rFonts w:ascii="Times New Roman" w:hAnsi="Times New Roman" w:cs="Times New Roman"/>
          <w:i w:val="1"/>
          <w:iCs w:val="1"/>
          <w:lang w:val="es-ES"/>
        </w:rPr>
        <w:t>Mexico</w:t>
      </w:r>
      <w:r w:rsidRPr="16FBB5D7" w:rsidR="0F9A33EF">
        <w:rPr>
          <w:rStyle w:val="rynqvb"/>
          <w:rFonts w:ascii="Times New Roman" w:hAnsi="Times New Roman" w:cs="Times New Roman"/>
          <w:i w:val="1"/>
          <w:iCs w:val="1"/>
          <w:lang w:val="es-ES"/>
        </w:rPr>
        <w:t xml:space="preserve">. </w:t>
      </w:r>
      <w:r w:rsidRPr="16FBB5D7" w:rsidR="21534EC5">
        <w:rPr>
          <w:rStyle w:val="rynqvb"/>
          <w:rFonts w:ascii="Times New Roman" w:hAnsi="Times New Roman" w:cs="Times New Roman"/>
          <w:i w:val="1"/>
          <w:iCs w:val="1"/>
          <w:lang w:val="es-ES"/>
        </w:rPr>
        <w:t xml:space="preserve">Filadelfia, </w:t>
      </w:r>
      <w:r w:rsidRPr="16FBB5D7" w:rsidR="0F9A33EF">
        <w:rPr>
          <w:rStyle w:val="rynqvb"/>
          <w:rFonts w:ascii="Times New Roman" w:hAnsi="Times New Roman" w:cs="Times New Roman"/>
          <w:lang w:val="es-ES"/>
        </w:rPr>
        <w:t>J. B. Lippincott Company</w:t>
      </w:r>
      <w:r w:rsidRPr="16FBB5D7" w:rsidR="7F1681EE">
        <w:rPr>
          <w:rStyle w:val="rynqvb"/>
          <w:rFonts w:ascii="Times New Roman" w:hAnsi="Times New Roman" w:cs="Times New Roman"/>
          <w:lang w:val="es-ES"/>
        </w:rPr>
        <w:t>,</w:t>
      </w:r>
      <w:r w:rsidRPr="16FBB5D7" w:rsidR="0B199A3B">
        <w:rPr>
          <w:rStyle w:val="rynqvb"/>
          <w:rFonts w:ascii="Times New Roman" w:hAnsi="Times New Roman" w:cs="Times New Roman"/>
          <w:lang w:val="es-ES"/>
        </w:rPr>
        <w:t xml:space="preserve"> 1897.</w:t>
      </w:r>
    </w:p>
    <w:p w:rsidR="47DFCB7B" w:rsidP="16FBB5D7" w:rsidRDefault="47DFCB7B" w14:paraId="513899B7" w14:textId="42682FE7">
      <w:pPr>
        <w:spacing w:before="0" w:beforeAutospacing="off" w:after="0" w:afterAutospacing="off" w:line="360" w:lineRule="auto"/>
        <w:jc w:val="both"/>
        <w:rPr>
          <w:rStyle w:val="rynqvb"/>
          <w:rFonts w:ascii="Times New Roman" w:hAnsi="Times New Roman" w:cs="Times New Roman"/>
          <w:lang w:val="es-ES"/>
        </w:rPr>
      </w:pPr>
      <w:commentRangeStart w:id="787016830"/>
      <w:commentRangeEnd w:id="787016830"/>
      <w:r>
        <w:rPr>
          <w:rStyle w:val="CommentReference"/>
        </w:rPr>
        <w:commentReference w:id="787016830"/>
      </w:r>
    </w:p>
    <w:p w:rsidR="004A33B8" w:rsidP="16FBB5D7" w:rsidRDefault="006379B1" w14:paraId="62B9F1D6" w14:textId="3E22AB28">
      <w:pPr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  <w:lang w:val="es-ES"/>
        </w:rPr>
      </w:pPr>
      <w:hyperlink r:id="Rcfbc5b764e274de1">
        <w:commentRangeStart w:id="1404468410"/>
        <w:r w:rsidRPr="16FBB5D7" w:rsidR="006379B1">
          <w:rPr>
            <w:rStyle w:val="Hipervnculo"/>
            <w:rFonts w:ascii="Times New Roman" w:hAnsi="Times New Roman" w:cs="Times New Roman"/>
            <w:lang w:val="es-ES"/>
          </w:rPr>
          <w:t>https://mediateca.inah.gob.mx/islandora_74/islandora/object/fotografia%3A370067</w:t>
        </w:r>
      </w:hyperlink>
      <w:commentRangeEnd w:id="1404468410"/>
      <w:r>
        <w:rPr>
          <w:rStyle w:val="CommentReference"/>
        </w:rPr>
        <w:commentReference w:id="1404468410"/>
      </w:r>
    </w:p>
    <w:p w:rsidR="006379B1" w:rsidP="16FBB5D7" w:rsidRDefault="00447107" w14:paraId="71B07B04" w14:textId="69D5F192">
      <w:pPr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  <w:lang w:val="es-ES"/>
        </w:rPr>
      </w:pPr>
      <w:hyperlink r:id="Rdb4f630d764b423a">
        <w:r w:rsidRPr="16FBB5D7" w:rsidR="00447107">
          <w:rPr>
            <w:rStyle w:val="Hipervnculo"/>
            <w:rFonts w:ascii="Times New Roman" w:hAnsi="Times New Roman" w:cs="Times New Roman"/>
            <w:lang w:val="es-ES"/>
          </w:rPr>
          <w:t>https://mediateca.inah.gob.mx/islandora_74/islandora/object/fotografia%3A140852</w:t>
        </w:r>
      </w:hyperlink>
    </w:p>
    <w:p w:rsidR="00447107" w:rsidP="16FBB5D7" w:rsidRDefault="00447107" w14:paraId="6EBE826E" w14:textId="375DCB14">
      <w:pPr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  <w:lang w:val="es-ES"/>
        </w:rPr>
      </w:pPr>
      <w:hyperlink r:id="R351d288d4beb4ded">
        <w:r w:rsidRPr="16FBB5D7" w:rsidR="00447107">
          <w:rPr>
            <w:rStyle w:val="Hipervnculo"/>
            <w:rFonts w:ascii="Times New Roman" w:hAnsi="Times New Roman" w:cs="Times New Roman"/>
            <w:lang w:val="es-ES"/>
          </w:rPr>
          <w:t>https://mediateca.inah.gob.mx/islandora_74/islandora/object/fotografia%3A433639</w:t>
        </w:r>
      </w:hyperlink>
    </w:p>
    <w:p w:rsidR="006356DC" w:rsidP="16FBB5D7" w:rsidRDefault="006356DC" w14:paraId="4365387D" w14:textId="7DF2DC36">
      <w:pPr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  <w:lang w:val="es-ES"/>
        </w:rPr>
      </w:pPr>
      <w:hyperlink r:id="R107e48d4094d442f">
        <w:r w:rsidRPr="16FBB5D7" w:rsidR="006356DC">
          <w:rPr>
            <w:rStyle w:val="Hipervnculo"/>
            <w:rFonts w:ascii="Times New Roman" w:hAnsi="Times New Roman" w:cs="Times New Roman"/>
            <w:lang w:val="es-ES"/>
          </w:rPr>
          <w:t>https://mediateca.inah.gob.mx/islandora_74/islandora/object/fotografia%3A370744</w:t>
        </w:r>
      </w:hyperlink>
    </w:p>
    <w:p w:rsidR="00580DDA" w:rsidP="16FBB5D7" w:rsidRDefault="00AF4053" w14:paraId="716443F6" w14:textId="33A3CC2A">
      <w:pPr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  <w:lang w:val="es-ES"/>
        </w:rPr>
      </w:pPr>
      <w:hyperlink r:id="R7b8443c6f4354533">
        <w:r w:rsidRPr="16FBB5D7" w:rsidR="00AF4053">
          <w:rPr>
            <w:rStyle w:val="Hipervnculo"/>
            <w:rFonts w:ascii="Times New Roman" w:hAnsi="Times New Roman" w:cs="Times New Roman"/>
            <w:lang w:val="es-ES"/>
          </w:rPr>
          <w:t>https://mediateca.inah.gob.mx/islandora_74/islandora/object/fotografia%3A140051</w:t>
        </w:r>
      </w:hyperlink>
    </w:p>
    <w:p w:rsidR="00AF4053" w:rsidP="16FBB5D7" w:rsidRDefault="00AF4053" w14:paraId="576AD7E2" w14:textId="77777777">
      <w:pPr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  <w:lang w:val="es-ES"/>
        </w:rPr>
      </w:pPr>
    </w:p>
    <w:p w:rsidR="006356DC" w:rsidP="16FBB5D7" w:rsidRDefault="006356DC" w14:paraId="5324D366" w14:textId="77777777">
      <w:pPr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  <w:lang w:val="es-ES"/>
        </w:rPr>
      </w:pPr>
    </w:p>
    <w:p w:rsidRPr="00CB1A5C" w:rsidR="00447107" w:rsidP="16FBB5D7" w:rsidRDefault="00447107" w14:paraId="01BED2F6" w14:textId="77777777">
      <w:pPr>
        <w:spacing w:before="0" w:beforeAutospacing="off" w:after="0" w:afterAutospacing="off" w:line="360" w:lineRule="auto"/>
        <w:jc w:val="both"/>
        <w:rPr>
          <w:rFonts w:ascii="Times New Roman" w:hAnsi="Times New Roman" w:cs="Times New Roman"/>
          <w:lang w:val="es-ES"/>
        </w:rPr>
      </w:pPr>
    </w:p>
    <w:sectPr w:rsidRPr="00CB1A5C" w:rsidR="00447107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R" w:author="Marco Dalí Corona Romero" w:date="2026-01-09T12:23:08" w:id="787016830">
    <w:p xmlns:w14="http://schemas.microsoft.com/office/word/2010/wordml" xmlns:w="http://schemas.openxmlformats.org/wordprocessingml/2006/main" w:rsidR="597429F5" w:rsidRDefault="638CF4DE" w14:paraId="18DA165C" w14:textId="68142CD7">
      <w:pPr>
        <w:pStyle w:val="CommentText"/>
      </w:pPr>
      <w:r>
        <w:rPr>
          <w:rStyle w:val="CommentReference"/>
        </w:rPr>
        <w:annotationRef/>
      </w:r>
      <w:r w:rsidRPr="3A3E2582" w:rsidR="0C195AD2">
        <w:t>Creo que sería buena idea que debajo de las fotos podamos poner una nota sobre el repositorio del INAH que los invite a explorar el sitio o a vincularse con la historia.</w:t>
      </w:r>
    </w:p>
    <w:p xmlns:w14="http://schemas.microsoft.com/office/word/2010/wordml" xmlns:w="http://schemas.openxmlformats.org/wordprocessingml/2006/main" w:rsidR="2AF6BD93" w:rsidRDefault="6432A810" w14:paraId="2077C613" w14:textId="3EDC808E">
      <w:pPr>
        <w:pStyle w:val="CommentText"/>
      </w:pPr>
      <w:r w:rsidRPr="149872C1" w:rsidR="19114B42">
        <w:t>Algo que diga más o menos así. "El INAH resguarda y protege algunas de los documentos como fotografías, libros, arte pictórico y otros elementos que narran la vida de nuestro país. Acércate a sus espacios y conoce más de México".</w:t>
      </w:r>
    </w:p>
  </w:comment>
  <w:comment xmlns:w="http://schemas.openxmlformats.org/wordprocessingml/2006/main" w:initials="MR" w:author="Marco Dalí Corona Romero" w:date="2026-01-09T13:41:33" w:id="504031860">
    <w:p xmlns:w14="http://schemas.microsoft.com/office/word/2010/wordml" xmlns:w="http://schemas.openxmlformats.org/wordprocessingml/2006/main" w:rsidR="304DDB38" w:rsidRDefault="1F2FE447" w14:paraId="5F89C09A" w14:textId="4DFD9F9E">
      <w:pPr>
        <w:pStyle w:val="CommentText"/>
      </w:pPr>
      <w:r>
        <w:rPr>
          <w:rStyle w:val="CommentReference"/>
        </w:rPr>
        <w:annotationRef/>
      </w:r>
      <w:r w:rsidRPr="51FC9721" w:rsidR="0186B8E5">
        <w:t>¿Este es de la autora o es lo corregimos?</w:t>
      </w:r>
    </w:p>
  </w:comment>
  <w:comment xmlns:w="http://schemas.openxmlformats.org/wordprocessingml/2006/main" w:initials="CC" w:author="Claudia Ramírez Cisneros" w:date="2026-01-21T18:06:00" w:id="1404468410">
    <w:p xmlns:w14="http://schemas.microsoft.com/office/word/2010/wordml" xmlns:w="http://schemas.openxmlformats.org/wordprocessingml/2006/main" w:rsidR="3CA5BA71" w:rsidRDefault="76418B33" w14:paraId="2776F116" w14:textId="0B759284">
      <w:pPr>
        <w:pStyle w:val="CommentText"/>
      </w:pPr>
      <w:r>
        <w:rPr>
          <w:rStyle w:val="CommentReference"/>
        </w:rPr>
        <w:annotationRef/>
      </w:r>
      <w:r w:rsidRPr="0D986AAA" w:rsidR="5946FDE7">
        <w:t xml:space="preserve">Ninguno de los enlaces funciona, </w:t>
      </w:r>
      <w:r>
        <w:fldChar w:fldCharType="begin"/>
      </w:r>
      <w:r>
        <w:instrText xml:space="preserve"> HYPERLINK "mailto:tomas.gomez@sems.gob.mx"</w:instrText>
      </w:r>
      <w:bookmarkStart w:name="_@_4989477AF6F4433A9B77879B66A61909Z" w:id="762482931"/>
      <w:r>
        <w:fldChar w:fldCharType="separate"/>
      </w:r>
      <w:bookmarkEnd w:id="762482931"/>
      <w:r w:rsidRPr="23C3BAB0" w:rsidR="0F4A3904">
        <w:rPr>
          <w:rStyle w:val="Mention"/>
          <w:noProof/>
        </w:rPr>
        <w:t>@Tomás Sebastián Gómez Pereyra</w:t>
      </w:r>
      <w:r>
        <w:fldChar w:fldCharType="end"/>
      </w:r>
      <w:r w:rsidRPr="7BDCF1AE" w:rsidR="2D0742B3">
        <w:t xml:space="preserve"> </w:t>
      </w:r>
      <w:r>
        <w:fldChar w:fldCharType="begin"/>
      </w:r>
      <w:r>
        <w:instrText xml:space="preserve"> HYPERLINK "mailto:cristina.munoz@sems.gob.mx"</w:instrText>
      </w:r>
      <w:bookmarkStart w:name="_@_6C028E619FFE467FB280C4D69C26E8B5Z" w:id="667843298"/>
      <w:r>
        <w:fldChar w:fldCharType="separate"/>
      </w:r>
      <w:bookmarkEnd w:id="667843298"/>
      <w:r w:rsidRPr="5F02CFAB" w:rsidR="1E06EECE">
        <w:rPr>
          <w:rStyle w:val="Mention"/>
          <w:noProof/>
        </w:rPr>
        <w:t>@Cristina Alejandra Muñoz Ortega</w:t>
      </w:r>
      <w:r>
        <w:fldChar w:fldCharType="end"/>
      </w:r>
      <w:r w:rsidRPr="1D7F31B9" w:rsidR="72B35CE3">
        <w:t xml:space="preserve"> </w:t>
      </w:r>
    </w:p>
  </w:comment>
  <w:comment xmlns:w="http://schemas.openxmlformats.org/wordprocessingml/2006/main" w:initials="CC" w:author="Claudia Ramírez Cisneros" w:date="2026-01-21T18:10:48" w:id="338852963">
    <w:p xmlns:w14="http://schemas.microsoft.com/office/word/2010/wordml" xmlns:w="http://schemas.openxmlformats.org/wordprocessingml/2006/main" w:rsidR="43CBB844" w:rsidRDefault="142C7651" w14:paraId="67949182" w14:textId="1341F38A">
      <w:pPr>
        <w:pStyle w:val="CommentText"/>
      </w:pPr>
      <w:r>
        <w:rPr>
          <w:rStyle w:val="CommentReference"/>
        </w:rPr>
        <w:annotationRef/>
      </w:r>
      <w:r w:rsidRPr="40F21A2C" w:rsidR="192F667D">
        <w:t xml:space="preserve">Sugerí que el texto citado esté a bando, con sangría, pero no me queda parejo. Ver con </w:t>
      </w:r>
      <w:r>
        <w:fldChar w:fldCharType="begin"/>
      </w:r>
      <w:r>
        <w:instrText xml:space="preserve"> HYPERLINK "mailto:celina.orozco@sems.gob.mx"</w:instrText>
      </w:r>
      <w:bookmarkStart w:name="_@_4F4F31DF63C74E7A91481994C1AABD53Z" w:id="428456065"/>
      <w:r>
        <w:fldChar w:fldCharType="separate"/>
      </w:r>
      <w:bookmarkEnd w:id="428456065"/>
      <w:r w:rsidRPr="5E5895BE" w:rsidR="20752FD0">
        <w:rPr>
          <w:rStyle w:val="Mention"/>
          <w:noProof/>
        </w:rPr>
        <w:t>@Celina Orozco Correa</w:t>
      </w:r>
      <w:r>
        <w:fldChar w:fldCharType="end"/>
      </w:r>
      <w:r w:rsidRPr="356A5197" w:rsidR="7EF23DD7">
        <w:t xml:space="preserve"> y </w:t>
      </w:r>
      <w:r>
        <w:fldChar w:fldCharType="begin"/>
      </w:r>
      <w:r>
        <w:instrText xml:space="preserve"> HYPERLINK "mailto:agustin.martinez@sems.gob.mx"</w:instrText>
      </w:r>
      <w:bookmarkStart w:name="_@_40B10F14FD794376B3CDAD33A199D40CZ" w:id="2099279725"/>
      <w:r>
        <w:fldChar w:fldCharType="separate"/>
      </w:r>
      <w:bookmarkEnd w:id="2099279725"/>
      <w:r w:rsidRPr="322C2164" w:rsidR="74832077">
        <w:rPr>
          <w:rStyle w:val="Mention"/>
          <w:noProof/>
        </w:rPr>
        <w:t>@Francisco Agustín Martínez Monterrubio</w:t>
      </w:r>
      <w:r>
        <w:fldChar w:fldCharType="end"/>
      </w:r>
      <w:r w:rsidRPr="4A882A18" w:rsidR="762D7790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077C613"/>
  <w15:commentEx w15:done="1" w15:paraId="5F89C09A"/>
  <w15:commentEx w15:done="1" w15:paraId="2776F116"/>
  <w15:commentEx w15:done="1" w15:paraId="6794918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C2AFA34" w16cex:dateUtc="2026-01-09T18:23:08.747Z">
    <w16cex:extLst>
      <w16:ext w16:uri="{CE6994B0-6A32-4C9F-8C6B-6E91EDA988CE}">
        <cr:reactions xmlns:cr="http://schemas.microsoft.com/office/comments/2020/reactions">
          <cr:reaction reactionType="1">
            <cr:reactionInfo dateUtc="2026-01-21T00:57:41.426Z">
              <cr:user userId="S::pavel.granados@sems.gob.mx::7b06dba7-dbaa-4250-9e28-86c31ddfc6e5" userProvider="AD" userName="Pavel Carlos Glauber Granados Chaparro"/>
            </cr:reactionInfo>
          </cr:reaction>
        </cr:reactions>
      </w16:ext>
    </w16cex:extLst>
  </w16cex:commentExtensible>
  <w16cex:commentExtensible w16cex:durableId="37E64429" w16cex:dateUtc="2026-01-09T19:41:33.081Z"/>
  <w16cex:commentExtensible w16cex:durableId="7E755BB8" w16cex:dateUtc="2026-01-22T00:06:00.608Z"/>
  <w16cex:commentExtensible w16cex:durableId="32B61454" w16cex:dateUtc="2026-01-22T00:10:48.0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077C613" w16cid:durableId="0C2AFA34"/>
  <w16cid:commentId w16cid:paraId="5F89C09A" w16cid:durableId="37E64429"/>
  <w16cid:commentId w16cid:paraId="2776F116" w16cid:durableId="7E755BB8"/>
  <w16cid:commentId w16cid:paraId="67949182" w16cid:durableId="32B614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Marco Dalí Corona Romero">
    <w15:presenceInfo w15:providerId="AD" w15:userId="S::marco.corona@sems.gob.mx::72fb8ec0-8907-4af2-91de-3e607754368c"/>
  </w15:person>
  <w15:person w15:author="Marco Dalí Corona Romero">
    <w15:presenceInfo w15:providerId="AD" w15:userId="S::marco.corona@sems.gob.mx::72fb8ec0-8907-4af2-91de-3e607754368c"/>
  </w15:person>
  <w15:person w15:author="Claudia Ramírez Cisneros">
    <w15:presenceInfo w15:providerId="AD" w15:userId="S::claudia.ramirez@sems.gob.mx::a57c0057-9271-47e7-bea3-c5cbfdfe70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D0"/>
    <w:rsid w:val="00003102"/>
    <w:rsid w:val="000247EE"/>
    <w:rsid w:val="000328E9"/>
    <w:rsid w:val="00043AA2"/>
    <w:rsid w:val="000746C0"/>
    <w:rsid w:val="00080393"/>
    <w:rsid w:val="0009704B"/>
    <w:rsid w:val="000A0761"/>
    <w:rsid w:val="000C1D18"/>
    <w:rsid w:val="00104ED7"/>
    <w:rsid w:val="00144F1C"/>
    <w:rsid w:val="001531FF"/>
    <w:rsid w:val="001579B5"/>
    <w:rsid w:val="001A5421"/>
    <w:rsid w:val="002233AD"/>
    <w:rsid w:val="002463B8"/>
    <w:rsid w:val="0026479C"/>
    <w:rsid w:val="002B3D18"/>
    <w:rsid w:val="002C04E4"/>
    <w:rsid w:val="002F55E6"/>
    <w:rsid w:val="003A05FA"/>
    <w:rsid w:val="003B3C30"/>
    <w:rsid w:val="003F0967"/>
    <w:rsid w:val="004032E0"/>
    <w:rsid w:val="00424E7C"/>
    <w:rsid w:val="00447107"/>
    <w:rsid w:val="00461066"/>
    <w:rsid w:val="00481716"/>
    <w:rsid w:val="004A33B8"/>
    <w:rsid w:val="004B9B0B"/>
    <w:rsid w:val="004C0059"/>
    <w:rsid w:val="004C6CCA"/>
    <w:rsid w:val="004F1714"/>
    <w:rsid w:val="004F6BDB"/>
    <w:rsid w:val="005070B7"/>
    <w:rsid w:val="0057473A"/>
    <w:rsid w:val="00580DDA"/>
    <w:rsid w:val="00592FFA"/>
    <w:rsid w:val="005B44A8"/>
    <w:rsid w:val="005D4B26"/>
    <w:rsid w:val="005F2365"/>
    <w:rsid w:val="00615B8E"/>
    <w:rsid w:val="006356DC"/>
    <w:rsid w:val="006379B1"/>
    <w:rsid w:val="0064392C"/>
    <w:rsid w:val="006832BE"/>
    <w:rsid w:val="006A1A9C"/>
    <w:rsid w:val="006A1C31"/>
    <w:rsid w:val="006B5EDD"/>
    <w:rsid w:val="006C5D67"/>
    <w:rsid w:val="006D01D9"/>
    <w:rsid w:val="006F7418"/>
    <w:rsid w:val="007908E7"/>
    <w:rsid w:val="008052C6"/>
    <w:rsid w:val="00836C4D"/>
    <w:rsid w:val="008733B7"/>
    <w:rsid w:val="0087364A"/>
    <w:rsid w:val="00896657"/>
    <w:rsid w:val="008E779F"/>
    <w:rsid w:val="00946AB2"/>
    <w:rsid w:val="009537D7"/>
    <w:rsid w:val="009B2B01"/>
    <w:rsid w:val="009B568F"/>
    <w:rsid w:val="009D6B54"/>
    <w:rsid w:val="00A1646A"/>
    <w:rsid w:val="00A26C7D"/>
    <w:rsid w:val="00A30478"/>
    <w:rsid w:val="00A44478"/>
    <w:rsid w:val="00A5355C"/>
    <w:rsid w:val="00A70126"/>
    <w:rsid w:val="00AA7DB6"/>
    <w:rsid w:val="00AF4053"/>
    <w:rsid w:val="00AF6E64"/>
    <w:rsid w:val="00B45608"/>
    <w:rsid w:val="00B51AD8"/>
    <w:rsid w:val="00B610FE"/>
    <w:rsid w:val="00BE3EA2"/>
    <w:rsid w:val="00BF7CD4"/>
    <w:rsid w:val="00C0781F"/>
    <w:rsid w:val="00C20511"/>
    <w:rsid w:val="00C31716"/>
    <w:rsid w:val="00C82F5B"/>
    <w:rsid w:val="00CB1A5C"/>
    <w:rsid w:val="00D05A75"/>
    <w:rsid w:val="00D05B3F"/>
    <w:rsid w:val="00D43577"/>
    <w:rsid w:val="00D43FF2"/>
    <w:rsid w:val="00D612C3"/>
    <w:rsid w:val="00DD6F14"/>
    <w:rsid w:val="00DE46D0"/>
    <w:rsid w:val="00DE5AA3"/>
    <w:rsid w:val="00E721B3"/>
    <w:rsid w:val="00ED7B18"/>
    <w:rsid w:val="00EE2C79"/>
    <w:rsid w:val="00F9617E"/>
    <w:rsid w:val="00FC3438"/>
    <w:rsid w:val="0294EA00"/>
    <w:rsid w:val="02BA6E10"/>
    <w:rsid w:val="031EFFF2"/>
    <w:rsid w:val="03B9EE77"/>
    <w:rsid w:val="03FAD595"/>
    <w:rsid w:val="0446B33A"/>
    <w:rsid w:val="04FB593D"/>
    <w:rsid w:val="05884E6C"/>
    <w:rsid w:val="05F7626F"/>
    <w:rsid w:val="06A494FA"/>
    <w:rsid w:val="06FDD0BF"/>
    <w:rsid w:val="0A079A98"/>
    <w:rsid w:val="0A7F02A8"/>
    <w:rsid w:val="0B0D6219"/>
    <w:rsid w:val="0B199A3B"/>
    <w:rsid w:val="0B2BA3AA"/>
    <w:rsid w:val="0BA1F302"/>
    <w:rsid w:val="0C473C98"/>
    <w:rsid w:val="0C699934"/>
    <w:rsid w:val="0D1C8E25"/>
    <w:rsid w:val="0D85CFDD"/>
    <w:rsid w:val="0E71FB1B"/>
    <w:rsid w:val="0E8F2B36"/>
    <w:rsid w:val="0F6F89DA"/>
    <w:rsid w:val="0F839B22"/>
    <w:rsid w:val="0F9A33EF"/>
    <w:rsid w:val="0FF4BC6C"/>
    <w:rsid w:val="10008411"/>
    <w:rsid w:val="1065BEA6"/>
    <w:rsid w:val="110C87C3"/>
    <w:rsid w:val="11EE268D"/>
    <w:rsid w:val="121F396E"/>
    <w:rsid w:val="122E885A"/>
    <w:rsid w:val="12642BE1"/>
    <w:rsid w:val="12787497"/>
    <w:rsid w:val="13B2BE68"/>
    <w:rsid w:val="1483C0DA"/>
    <w:rsid w:val="160425D1"/>
    <w:rsid w:val="16277673"/>
    <w:rsid w:val="16B0145A"/>
    <w:rsid w:val="16FBB5D7"/>
    <w:rsid w:val="183284D9"/>
    <w:rsid w:val="183698F4"/>
    <w:rsid w:val="186CECE6"/>
    <w:rsid w:val="18F61B6F"/>
    <w:rsid w:val="195F0B52"/>
    <w:rsid w:val="1A44FA0E"/>
    <w:rsid w:val="1A7592AA"/>
    <w:rsid w:val="1AF9A539"/>
    <w:rsid w:val="1B9291C5"/>
    <w:rsid w:val="1BD0D99E"/>
    <w:rsid w:val="1C13C91A"/>
    <w:rsid w:val="1C352AB9"/>
    <w:rsid w:val="1CAE48D0"/>
    <w:rsid w:val="1D3E673F"/>
    <w:rsid w:val="1D58C904"/>
    <w:rsid w:val="1DD41FFB"/>
    <w:rsid w:val="1E128E95"/>
    <w:rsid w:val="1E68C976"/>
    <w:rsid w:val="21534EC5"/>
    <w:rsid w:val="22313746"/>
    <w:rsid w:val="22AE264D"/>
    <w:rsid w:val="22D40463"/>
    <w:rsid w:val="230F5CC0"/>
    <w:rsid w:val="23130532"/>
    <w:rsid w:val="236A9828"/>
    <w:rsid w:val="2421BDDB"/>
    <w:rsid w:val="2504B359"/>
    <w:rsid w:val="25AD138F"/>
    <w:rsid w:val="269864BB"/>
    <w:rsid w:val="272649FD"/>
    <w:rsid w:val="29170835"/>
    <w:rsid w:val="2921EF9F"/>
    <w:rsid w:val="299875E6"/>
    <w:rsid w:val="29B11C15"/>
    <w:rsid w:val="2B0CECCE"/>
    <w:rsid w:val="2B2AC023"/>
    <w:rsid w:val="2B53C784"/>
    <w:rsid w:val="2BA08A31"/>
    <w:rsid w:val="2C1B8C76"/>
    <w:rsid w:val="2C413C42"/>
    <w:rsid w:val="2CDFF1B6"/>
    <w:rsid w:val="2CFDAA0B"/>
    <w:rsid w:val="2E63F71A"/>
    <w:rsid w:val="2E70607A"/>
    <w:rsid w:val="2ECFCFA7"/>
    <w:rsid w:val="2EDC9F2A"/>
    <w:rsid w:val="2F3B37F1"/>
    <w:rsid w:val="2F4293E3"/>
    <w:rsid w:val="2F456F52"/>
    <w:rsid w:val="3109B0B8"/>
    <w:rsid w:val="3180DC84"/>
    <w:rsid w:val="31EDFA12"/>
    <w:rsid w:val="3202F5D0"/>
    <w:rsid w:val="32431437"/>
    <w:rsid w:val="3309632D"/>
    <w:rsid w:val="356A2B64"/>
    <w:rsid w:val="36983D1D"/>
    <w:rsid w:val="36DC2DE3"/>
    <w:rsid w:val="37C40DE2"/>
    <w:rsid w:val="38D6A3E5"/>
    <w:rsid w:val="3A6F32E2"/>
    <w:rsid w:val="3AD9D565"/>
    <w:rsid w:val="3B4E988B"/>
    <w:rsid w:val="3BC8E4C0"/>
    <w:rsid w:val="3DCABDF7"/>
    <w:rsid w:val="3E203E57"/>
    <w:rsid w:val="3E241414"/>
    <w:rsid w:val="3F12A4F8"/>
    <w:rsid w:val="40B98DDB"/>
    <w:rsid w:val="430778F2"/>
    <w:rsid w:val="43731B58"/>
    <w:rsid w:val="46489133"/>
    <w:rsid w:val="46535D23"/>
    <w:rsid w:val="47DFCB7B"/>
    <w:rsid w:val="47F06FF6"/>
    <w:rsid w:val="483D6385"/>
    <w:rsid w:val="486E4B99"/>
    <w:rsid w:val="491F7521"/>
    <w:rsid w:val="4A3EAD02"/>
    <w:rsid w:val="4C5225D6"/>
    <w:rsid w:val="4CE1D210"/>
    <w:rsid w:val="4D2F3DFB"/>
    <w:rsid w:val="4D7142B5"/>
    <w:rsid w:val="4D93E48D"/>
    <w:rsid w:val="4DDC3800"/>
    <w:rsid w:val="4DECE503"/>
    <w:rsid w:val="4E238FAC"/>
    <w:rsid w:val="4EC569A6"/>
    <w:rsid w:val="4FB8F1DA"/>
    <w:rsid w:val="4FD99CFF"/>
    <w:rsid w:val="5039BBFD"/>
    <w:rsid w:val="51EFCBCE"/>
    <w:rsid w:val="52041656"/>
    <w:rsid w:val="52350AFC"/>
    <w:rsid w:val="52B1313C"/>
    <w:rsid w:val="52BD49FF"/>
    <w:rsid w:val="52D1B007"/>
    <w:rsid w:val="52D5F86C"/>
    <w:rsid w:val="52EEE73F"/>
    <w:rsid w:val="53C3FFA9"/>
    <w:rsid w:val="53E8F5A9"/>
    <w:rsid w:val="5408850A"/>
    <w:rsid w:val="5464EE8F"/>
    <w:rsid w:val="55DF1996"/>
    <w:rsid w:val="56FAB3A6"/>
    <w:rsid w:val="58606C1F"/>
    <w:rsid w:val="59734AAB"/>
    <w:rsid w:val="59A75223"/>
    <w:rsid w:val="5A05F12B"/>
    <w:rsid w:val="5A571196"/>
    <w:rsid w:val="5A5788C5"/>
    <w:rsid w:val="5AE632B6"/>
    <w:rsid w:val="5AFC3127"/>
    <w:rsid w:val="5B462DCB"/>
    <w:rsid w:val="5B4EEE4D"/>
    <w:rsid w:val="5BDAE2DD"/>
    <w:rsid w:val="5C5A7681"/>
    <w:rsid w:val="5CB5478A"/>
    <w:rsid w:val="5CE8DE73"/>
    <w:rsid w:val="5D21CB4B"/>
    <w:rsid w:val="5DE8F253"/>
    <w:rsid w:val="5EC056E7"/>
    <w:rsid w:val="5F30552B"/>
    <w:rsid w:val="5FD576EF"/>
    <w:rsid w:val="60363736"/>
    <w:rsid w:val="60985CF9"/>
    <w:rsid w:val="60B3E8BC"/>
    <w:rsid w:val="612DD3D0"/>
    <w:rsid w:val="63367CC1"/>
    <w:rsid w:val="63597E4F"/>
    <w:rsid w:val="6378AEEF"/>
    <w:rsid w:val="63CC578D"/>
    <w:rsid w:val="640B36F4"/>
    <w:rsid w:val="64355729"/>
    <w:rsid w:val="647D5478"/>
    <w:rsid w:val="65F78C54"/>
    <w:rsid w:val="6623B8AF"/>
    <w:rsid w:val="66395CF4"/>
    <w:rsid w:val="6658DAAC"/>
    <w:rsid w:val="683AF919"/>
    <w:rsid w:val="68920CF9"/>
    <w:rsid w:val="6898856F"/>
    <w:rsid w:val="68CB97A9"/>
    <w:rsid w:val="68DE241F"/>
    <w:rsid w:val="69717848"/>
    <w:rsid w:val="6A05D7AB"/>
    <w:rsid w:val="6A756085"/>
    <w:rsid w:val="6A75BC73"/>
    <w:rsid w:val="6A9D9102"/>
    <w:rsid w:val="6B1A517C"/>
    <w:rsid w:val="6B83E714"/>
    <w:rsid w:val="6BC40AF0"/>
    <w:rsid w:val="6C7C3F74"/>
    <w:rsid w:val="6E7BE669"/>
    <w:rsid w:val="6E85272D"/>
    <w:rsid w:val="6E93F94F"/>
    <w:rsid w:val="6EA8A728"/>
    <w:rsid w:val="6F40B224"/>
    <w:rsid w:val="6F53995D"/>
    <w:rsid w:val="7156F602"/>
    <w:rsid w:val="7279C8B0"/>
    <w:rsid w:val="72B30F0F"/>
    <w:rsid w:val="72B3DE01"/>
    <w:rsid w:val="74F3F413"/>
    <w:rsid w:val="759B056D"/>
    <w:rsid w:val="76254440"/>
    <w:rsid w:val="764A1787"/>
    <w:rsid w:val="76D30A00"/>
    <w:rsid w:val="77E3F775"/>
    <w:rsid w:val="7815F9CA"/>
    <w:rsid w:val="781B3027"/>
    <w:rsid w:val="7869417F"/>
    <w:rsid w:val="7A09775B"/>
    <w:rsid w:val="7ACC15C3"/>
    <w:rsid w:val="7C0584A2"/>
    <w:rsid w:val="7C4B0EFA"/>
    <w:rsid w:val="7C643499"/>
    <w:rsid w:val="7CE62BBB"/>
    <w:rsid w:val="7D8A4288"/>
    <w:rsid w:val="7E21FEF9"/>
    <w:rsid w:val="7EA9D469"/>
    <w:rsid w:val="7F1681EE"/>
    <w:rsid w:val="7F69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515D4"/>
  <w15:chartTrackingRefBased/>
  <w15:docId w15:val="{F6505C92-79EA-5844-A851-87F957BE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E46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6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6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6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6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6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E46D0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s-ES_tradnl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E46D0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E46D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E46D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E46D0"/>
    <w:rPr>
      <w:rFonts w:eastAsiaTheme="majorEastAsia" w:cstheme="majorBidi"/>
      <w:color w:val="0F4761" w:themeColor="accent1" w:themeShade="BF"/>
      <w:lang w:val="es-ES_tradnl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E46D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E46D0"/>
    <w:rPr>
      <w:rFonts w:eastAsiaTheme="majorEastAsia" w:cstheme="majorBidi"/>
      <w:color w:val="595959" w:themeColor="text1" w:themeTint="A6"/>
      <w:lang w:val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E46D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E46D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DE46D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E46D0"/>
    <w:rPr>
      <w:rFonts w:asciiTheme="majorHAnsi" w:hAnsiTheme="majorHAnsi" w:eastAsiaTheme="majorEastAsia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6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E46D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E46D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E46D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DE4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6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6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46D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E46D0"/>
    <w:rPr>
      <w:b/>
      <w:bCs/>
      <w:smallCaps/>
      <w:color w:val="0F4761" w:themeColor="accent1" w:themeShade="BF"/>
      <w:spacing w:val="5"/>
    </w:rPr>
  </w:style>
  <w:style w:type="character" w:styleId="hwtze" w:customStyle="1">
    <w:name w:val="hwtze"/>
    <w:basedOn w:val="Fuentedeprrafopredeter"/>
    <w:rsid w:val="00DE46D0"/>
  </w:style>
  <w:style w:type="character" w:styleId="rynqvb" w:customStyle="1">
    <w:name w:val="rynqvb"/>
    <w:basedOn w:val="Fuentedeprrafopredeter"/>
    <w:rsid w:val="00DE46D0"/>
  </w:style>
  <w:style w:type="character" w:styleId="Hipervnculo">
    <w:name w:val="Hyperlink"/>
    <w:basedOn w:val="Fuentedeprrafopredeter"/>
    <w:uiPriority w:val="99"/>
    <w:unhideWhenUsed/>
    <w:rsid w:val="006379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9B1"/>
    <w:rPr>
      <w:color w:val="605E5C"/>
      <w:shd w:val="clear" w:color="auto" w:fill="E1DFDD"/>
    </w:rPr>
  </w:style>
</w:styles>
</file>

<file path=word/tasks.xml><?xml version="1.0" encoding="utf-8"?>
<t:Tasks xmlns:t="http://schemas.microsoft.com/office/tasks/2019/documenttasks" xmlns:oel="http://schemas.microsoft.com/office/2019/extlst">
  <t:Task id="{DABC46B9-0031-4CD2-8637-711138826621}">
    <t:Anchor>
      <t:Comment id="2121620408"/>
    </t:Anchor>
    <t:History>
      <t:Event id="{84706C80-213C-4C06-BD9D-5885CB23D2B8}" time="2026-01-22T00:06:00.62Z">
        <t:Attribution userId="S::claudia.ramirez@sems.gob.mx::a57c0057-9271-47e7-bea3-c5cbfdfe70ce" userProvider="AD" userName="Claudia Ramírez Cisneros"/>
        <t:Anchor>
          <t:Comment id="2121620408"/>
        </t:Anchor>
        <t:Create/>
      </t:Event>
      <t:Event id="{589AD108-0878-4BF3-84C2-91E54EAF2263}" time="2026-01-22T00:06:00.62Z">
        <t:Attribution userId="S::claudia.ramirez@sems.gob.mx::a57c0057-9271-47e7-bea3-c5cbfdfe70ce" userProvider="AD" userName="Claudia Ramírez Cisneros"/>
        <t:Anchor>
          <t:Comment id="2121620408"/>
        </t:Anchor>
        <t:Assign userId="S::tomas.gomez@sems.gob.mx::5abff393-8530-4eb4-91ff-331e21c60ba6" userProvider="AD" userName="Tomás Sebastián Gómez Pereyra"/>
      </t:Event>
      <t:Event id="{E7F04F3F-678C-4F28-8047-51AB6951565D}" time="2026-01-22T00:06:00.62Z">
        <t:Attribution userId="S::claudia.ramirez@sems.gob.mx::a57c0057-9271-47e7-bea3-c5cbfdfe70ce" userProvider="AD" userName="Claudia Ramírez Cisneros"/>
        <t:Anchor>
          <t:Comment id="2121620408"/>
        </t:Anchor>
        <t:SetTitle title="Ninguno de los enlaces funciona, @Tomás Sebastián Gómez Pereyra @Cristina Alejandra Muñoz Ortega"/>
      </t:Event>
      <t:Event id="{8DEA2641-CBB9-4D48-A0B5-E6CFA22F22F4}" time="2026-01-26T20:18:33.516Z">
        <t:Attribution userId="S::yadira.sanabrais@sems.gob.mx::29d10727-1cbc-4157-a637-6f2c1ffb9f4e" userProvider="AD" userName="Yadira Isela Sanabrais Martín"/>
        <t:Progress percentComplete="100"/>
      </t:Event>
    </t:History>
  </t:Task>
  <t:Task id="{026893B4-71A6-4F96-B8EB-770F14025B05}">
    <t:Anchor>
      <t:Comment id="850793556"/>
    </t:Anchor>
    <t:History>
      <t:Event id="{DF0F27CF-73A7-47D1-9DA9-8796AC58A8E3}" time="2026-01-22T00:10:48.089Z">
        <t:Attribution userId="S::claudia.ramirez@sems.gob.mx::a57c0057-9271-47e7-bea3-c5cbfdfe70ce" userProvider="AD" userName="Claudia Ramírez Cisneros"/>
        <t:Anchor>
          <t:Comment id="850793556"/>
        </t:Anchor>
        <t:Create/>
      </t:Event>
      <t:Event id="{B3872A77-0D5C-44E5-860E-ABD17E6FCA35}" time="2026-01-22T00:10:48.089Z">
        <t:Attribution userId="S::claudia.ramirez@sems.gob.mx::a57c0057-9271-47e7-bea3-c5cbfdfe70ce" userProvider="AD" userName="Claudia Ramírez Cisneros"/>
        <t:Anchor>
          <t:Comment id="850793556"/>
        </t:Anchor>
        <t:Assign userId="S::celina.orozco@sems.gob.mx::7c66bc33-c61d-4cac-a6c6-30916dec8da3" userProvider="AD" userName="Celina Orozco Correa"/>
      </t:Event>
      <t:Event id="{4B76C257-DD37-415E-8008-45C0ECFBC8B1}" time="2026-01-22T00:10:48.089Z">
        <t:Attribution userId="S::claudia.ramirez@sems.gob.mx::a57c0057-9271-47e7-bea3-c5cbfdfe70ce" userProvider="AD" userName="Claudia Ramírez Cisneros"/>
        <t:Anchor>
          <t:Comment id="850793556"/>
        </t:Anchor>
        <t:SetTitle title="Sugerí que el texto citado esté a bando, con sangría, pero no me queda parejo. Ver con @Celina Orozco Correa y @Francisco Agustín Martínez Monterrubi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0" /><Relationship Type="http://schemas.openxmlformats.org/officeDocument/2006/relationships/fontTable" Target="fontTable.xml" Id="rId9" /><Relationship Type="http://schemas.openxmlformats.org/officeDocument/2006/relationships/comments" Target="comments.xml" Id="Re7a2a16a6f4943c5" /><Relationship Type="http://schemas.microsoft.com/office/2011/relationships/people" Target="people.xml" Id="R87ed414f96374591" /><Relationship Type="http://schemas.microsoft.com/office/2011/relationships/commentsExtended" Target="commentsExtended.xml" Id="R72ea987dd0d041ba" /><Relationship Type="http://schemas.microsoft.com/office/2016/09/relationships/commentsIds" Target="commentsIds.xml" Id="R3b960bc84cbe42ce" /><Relationship Type="http://schemas.microsoft.com/office/2018/08/relationships/commentsExtensible" Target="commentsExtensible.xml" Id="R662272125be0446d" /><Relationship Type="http://schemas.microsoft.com/office/2019/05/relationships/documenttasks" Target="tasks.xml" Id="R5b91e8cfa1e84504" /><Relationship Type="http://schemas.openxmlformats.org/officeDocument/2006/relationships/hyperlink" Target="https://mediateca.inah.gob.mx/islandora_74/islandora/object/fotografia%3A370067" TargetMode="External" Id="Rcfbc5b764e274de1" /><Relationship Type="http://schemas.openxmlformats.org/officeDocument/2006/relationships/hyperlink" Target="https://mediateca.inah.gob.mx/islandora_74/islandora/object/fotografia%3A140852" TargetMode="External" Id="Rdb4f630d764b423a" /><Relationship Type="http://schemas.openxmlformats.org/officeDocument/2006/relationships/hyperlink" Target="https://mediateca.inah.gob.mx/islandora_74/islandora/object/fotografia%3A433639" TargetMode="External" Id="R351d288d4beb4ded" /><Relationship Type="http://schemas.openxmlformats.org/officeDocument/2006/relationships/hyperlink" Target="https://mediateca.inah.gob.mx/islandora_74/islandora/object/fotografia%3A370744" TargetMode="External" Id="R107e48d4094d442f" /><Relationship Type="http://schemas.openxmlformats.org/officeDocument/2006/relationships/hyperlink" Target="https://mediateca.inah.gob.mx/islandora_74/islandora/object/fotografia%3A140051" TargetMode="External" Id="R7b8443c6f435453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Martinez Lopez, Julieta Izcarulli</dc:creator>
  <keywords/>
  <dc:description/>
  <lastModifiedBy>Yadira Isela Sanabrais Martín</lastModifiedBy>
  <revision>84</revision>
  <dcterms:created xsi:type="dcterms:W3CDTF">2025-12-12T20:27:00.0000000Z</dcterms:created>
  <dcterms:modified xsi:type="dcterms:W3CDTF">2026-01-26T20:19:03.0438249Z</dcterms:modified>
</coreProperties>
</file>