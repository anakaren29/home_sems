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1C28D" w14:textId="77777777" w:rsidR="00A950E5" w:rsidRPr="00E7462F" w:rsidRDefault="4D15CE0F" w:rsidP="084D5270">
      <w:pPr>
        <w:spacing w:line="360" w:lineRule="auto"/>
        <w:ind w:right="49"/>
        <w:jc w:val="center"/>
        <w:rPr>
          <w:rFonts w:ascii="Arial" w:hAnsi="Arial" w:cs="Arial"/>
          <w:b/>
          <w:bCs/>
          <w:sz w:val="24"/>
          <w:szCs w:val="24"/>
        </w:rPr>
      </w:pPr>
      <w:r w:rsidRPr="084D5270">
        <w:rPr>
          <w:rFonts w:ascii="Arial" w:hAnsi="Arial" w:cs="Arial"/>
          <w:b/>
          <w:bCs/>
          <w:sz w:val="24"/>
          <w:szCs w:val="24"/>
        </w:rPr>
        <w:t>Herramientas para el aprendizaje</w:t>
      </w:r>
    </w:p>
    <w:p w14:paraId="3070EAD4" w14:textId="77777777" w:rsidR="00F13B10" w:rsidRDefault="39DE5C66" w:rsidP="084D5270">
      <w:pPr>
        <w:spacing w:line="360" w:lineRule="auto"/>
        <w:ind w:right="49"/>
        <w:jc w:val="center"/>
        <w:rPr>
          <w:rFonts w:ascii="Arial" w:hAnsi="Arial" w:cs="Arial"/>
          <w:sz w:val="24"/>
          <w:szCs w:val="24"/>
        </w:rPr>
      </w:pPr>
      <w:r w:rsidRPr="084D5270">
        <w:rPr>
          <w:rFonts w:ascii="Arial" w:hAnsi="Arial" w:cs="Arial"/>
          <w:sz w:val="24"/>
          <w:szCs w:val="24"/>
        </w:rPr>
        <w:t>Actividades para potenciar las habilidades</w:t>
      </w:r>
    </w:p>
    <w:p w14:paraId="6A05A809" w14:textId="77777777" w:rsidR="0071591A" w:rsidRDefault="0071591A" w:rsidP="084D5270">
      <w:pPr>
        <w:spacing w:line="360" w:lineRule="auto"/>
        <w:ind w:right="49"/>
        <w:jc w:val="right"/>
        <w:rPr>
          <w:rFonts w:ascii="Arial" w:hAnsi="Arial" w:cs="Arial"/>
          <w:sz w:val="24"/>
          <w:szCs w:val="24"/>
        </w:rPr>
      </w:pPr>
    </w:p>
    <w:p w14:paraId="42C13C2A" w14:textId="7E8ED414" w:rsidR="00E42070" w:rsidRDefault="0B84C9D4" w:rsidP="084D5270">
      <w:pPr>
        <w:spacing w:line="360" w:lineRule="auto"/>
        <w:ind w:right="49"/>
        <w:jc w:val="center"/>
        <w:rPr>
          <w:rFonts w:ascii="Arial" w:hAnsi="Arial" w:cs="Arial"/>
          <w:sz w:val="24"/>
          <w:szCs w:val="24"/>
        </w:rPr>
      </w:pPr>
      <w:r w:rsidRPr="084D5270">
        <w:rPr>
          <w:rFonts w:ascii="Arial" w:hAnsi="Arial" w:cs="Arial"/>
          <w:sz w:val="24"/>
          <w:szCs w:val="24"/>
        </w:rPr>
        <w:t>Carlos Israel Á</w:t>
      </w:r>
      <w:commentRangeStart w:id="0"/>
      <w:r w:rsidRPr="084D5270">
        <w:rPr>
          <w:rFonts w:ascii="Arial" w:hAnsi="Arial" w:cs="Arial"/>
          <w:sz w:val="24"/>
          <w:szCs w:val="24"/>
        </w:rPr>
        <w:t>lva</w:t>
      </w:r>
      <w:commentRangeEnd w:id="0"/>
      <w:r w:rsidR="00E42070" w:rsidRPr="084D5270">
        <w:rPr>
          <w:rStyle w:val="CommentReference"/>
          <w:rFonts w:ascii="Arial" w:hAnsi="Arial" w:cs="Arial"/>
          <w:sz w:val="24"/>
          <w:szCs w:val="24"/>
        </w:rPr>
        <w:commentReference w:id="0"/>
      </w:r>
      <w:r w:rsidRPr="084D5270">
        <w:rPr>
          <w:rFonts w:ascii="Arial" w:hAnsi="Arial" w:cs="Arial"/>
          <w:sz w:val="24"/>
          <w:szCs w:val="24"/>
        </w:rPr>
        <w:t>rez Cortés</w:t>
      </w:r>
    </w:p>
    <w:p w14:paraId="1352A49C" w14:textId="735A57EE" w:rsidR="00E42070" w:rsidRDefault="00E42070" w:rsidP="084D5270">
      <w:pPr>
        <w:spacing w:line="360" w:lineRule="auto"/>
        <w:ind w:right="49"/>
        <w:jc w:val="right"/>
        <w:rPr>
          <w:rFonts w:ascii="Arial" w:hAnsi="Arial" w:cs="Arial"/>
          <w:sz w:val="24"/>
          <w:szCs w:val="24"/>
        </w:rPr>
      </w:pPr>
    </w:p>
    <w:p w14:paraId="5A39BBE3" w14:textId="6A0C0EFF" w:rsidR="00E42070" w:rsidRDefault="371996FF" w:rsidP="084D5270">
      <w:pPr>
        <w:spacing w:line="360" w:lineRule="auto"/>
        <w:jc w:val="both"/>
      </w:pPr>
      <w:r w:rsidRPr="084D5270">
        <w:rPr>
          <w:rFonts w:ascii="Arial" w:hAnsi="Arial" w:cs="Arial"/>
          <w:b/>
          <w:bCs/>
          <w:sz w:val="24"/>
          <w:szCs w:val="24"/>
        </w:rPr>
        <w:t>La necesidad de aprender a aprender</w:t>
      </w:r>
    </w:p>
    <w:p w14:paraId="5A9D8F17" w14:textId="6981DAB5" w:rsidR="00C977BC" w:rsidRDefault="591CE023" w:rsidP="005F6C53">
      <w:pPr>
        <w:spacing w:line="360" w:lineRule="auto"/>
        <w:ind w:right="-2"/>
        <w:jc w:val="both"/>
        <w:rPr>
          <w:rFonts w:ascii="Arial" w:hAnsi="Arial" w:cs="Arial"/>
          <w:sz w:val="24"/>
          <w:szCs w:val="24"/>
          <w:lang w:val="es-ES" w:eastAsia="es-ES"/>
        </w:rPr>
      </w:pPr>
      <w:r w:rsidRPr="084D5270">
        <w:rPr>
          <w:rFonts w:ascii="Arial" w:hAnsi="Arial" w:cs="Arial"/>
          <w:sz w:val="24"/>
          <w:szCs w:val="24"/>
          <w:lang w:val="es-ES" w:eastAsia="es-ES"/>
        </w:rPr>
        <w:t xml:space="preserve">El proceso de enseñanza-aprendizaje </w:t>
      </w:r>
      <w:r w:rsidR="00E30827" w:rsidRPr="084D5270">
        <w:rPr>
          <w:rFonts w:ascii="Arial" w:hAnsi="Arial" w:cs="Arial"/>
          <w:sz w:val="24"/>
          <w:szCs w:val="24"/>
          <w:lang w:val="es-ES" w:eastAsia="es-ES"/>
        </w:rPr>
        <w:t>(E-A)</w:t>
      </w:r>
      <w:r w:rsidR="00E30827">
        <w:rPr>
          <w:rFonts w:ascii="Arial" w:hAnsi="Arial" w:cs="Arial"/>
          <w:sz w:val="24"/>
          <w:szCs w:val="24"/>
          <w:lang w:val="es-ES" w:eastAsia="es-ES"/>
        </w:rPr>
        <w:t xml:space="preserve"> </w:t>
      </w:r>
      <w:r w:rsidRPr="084D5270">
        <w:rPr>
          <w:rFonts w:ascii="Arial" w:hAnsi="Arial" w:cs="Arial"/>
          <w:sz w:val="24"/>
          <w:szCs w:val="24"/>
          <w:lang w:val="es-ES" w:eastAsia="es-ES"/>
        </w:rPr>
        <w:t>siempre ha sido de interés para gobierno</w:t>
      </w:r>
      <w:r w:rsidR="00B3203F">
        <w:rPr>
          <w:rFonts w:ascii="Arial" w:hAnsi="Arial" w:cs="Arial"/>
          <w:sz w:val="24"/>
          <w:szCs w:val="24"/>
          <w:lang w:val="es-ES" w:eastAsia="es-ES"/>
        </w:rPr>
        <w:t>s</w:t>
      </w:r>
      <w:r w:rsidRPr="084D5270">
        <w:rPr>
          <w:rFonts w:ascii="Arial" w:hAnsi="Arial" w:cs="Arial"/>
          <w:sz w:val="24"/>
          <w:szCs w:val="24"/>
          <w:lang w:val="es-ES" w:eastAsia="es-ES"/>
        </w:rPr>
        <w:t>, autoridades educativas</w:t>
      </w:r>
      <w:r w:rsidR="00B3203F">
        <w:rPr>
          <w:rFonts w:ascii="Arial" w:hAnsi="Arial" w:cs="Arial"/>
          <w:sz w:val="24"/>
          <w:szCs w:val="24"/>
          <w:lang w:val="es-ES" w:eastAsia="es-ES"/>
        </w:rPr>
        <w:t xml:space="preserve">, familias y personal </w:t>
      </w:r>
      <w:r w:rsidRPr="43B0161B">
        <w:rPr>
          <w:rFonts w:ascii="Arial" w:hAnsi="Arial" w:cs="Arial"/>
          <w:sz w:val="24"/>
          <w:szCs w:val="24"/>
          <w:lang w:val="es-ES" w:eastAsia="es-ES"/>
        </w:rPr>
        <w:t>docente</w:t>
      </w:r>
      <w:r w:rsidR="00DB63F9" w:rsidRPr="43B0161B">
        <w:rPr>
          <w:rFonts w:ascii="Arial" w:hAnsi="Arial" w:cs="Arial"/>
          <w:sz w:val="24"/>
          <w:szCs w:val="24"/>
          <w:lang w:val="es-ES" w:eastAsia="es-ES"/>
        </w:rPr>
        <w:t>.</w:t>
      </w:r>
      <w:r w:rsidRPr="178314CE">
        <w:rPr>
          <w:rFonts w:ascii="Arial" w:hAnsi="Arial" w:cs="Arial"/>
          <w:sz w:val="24"/>
          <w:szCs w:val="24"/>
          <w:lang w:val="es-ES" w:eastAsia="es-ES"/>
        </w:rPr>
        <w:t xml:space="preserve"> </w:t>
      </w:r>
      <w:r w:rsidR="00DB63F9" w:rsidRPr="43B0161B">
        <w:rPr>
          <w:rFonts w:ascii="Arial" w:hAnsi="Arial" w:cs="Arial"/>
          <w:sz w:val="24"/>
          <w:szCs w:val="24"/>
          <w:lang w:val="es-ES" w:eastAsia="es-ES"/>
        </w:rPr>
        <w:t>De</w:t>
      </w:r>
      <w:r w:rsidRPr="43B0161B">
        <w:rPr>
          <w:rFonts w:ascii="Arial" w:hAnsi="Arial" w:cs="Arial"/>
          <w:sz w:val="24"/>
          <w:szCs w:val="24"/>
          <w:lang w:val="es-ES" w:eastAsia="es-ES"/>
        </w:rPr>
        <w:t xml:space="preserve"> ahí</w:t>
      </w:r>
      <w:r w:rsidRPr="084D5270">
        <w:rPr>
          <w:rFonts w:ascii="Arial" w:hAnsi="Arial" w:cs="Arial"/>
          <w:sz w:val="24"/>
          <w:szCs w:val="24"/>
          <w:lang w:val="es-ES" w:eastAsia="es-ES"/>
        </w:rPr>
        <w:t xml:space="preserve"> la importancia </w:t>
      </w:r>
      <w:r w:rsidR="00222EFD">
        <w:rPr>
          <w:rFonts w:ascii="Arial" w:hAnsi="Arial" w:cs="Arial"/>
          <w:sz w:val="24"/>
          <w:szCs w:val="24"/>
          <w:lang w:val="es-ES" w:eastAsia="es-ES"/>
        </w:rPr>
        <w:t>de su análisis</w:t>
      </w:r>
      <w:r w:rsidR="00222EFD" w:rsidRPr="084D5270">
        <w:rPr>
          <w:rFonts w:ascii="Arial" w:hAnsi="Arial" w:cs="Arial"/>
          <w:sz w:val="24"/>
          <w:szCs w:val="24"/>
          <w:lang w:val="es-ES" w:eastAsia="es-ES"/>
        </w:rPr>
        <w:t xml:space="preserve"> </w:t>
      </w:r>
      <w:r w:rsidRPr="084D5270">
        <w:rPr>
          <w:rFonts w:ascii="Arial" w:hAnsi="Arial" w:cs="Arial"/>
          <w:sz w:val="24"/>
          <w:szCs w:val="24"/>
          <w:lang w:val="es-ES" w:eastAsia="es-ES"/>
        </w:rPr>
        <w:t>constante</w:t>
      </w:r>
      <w:r w:rsidR="00222EFD">
        <w:rPr>
          <w:rFonts w:ascii="Arial" w:hAnsi="Arial" w:cs="Arial"/>
          <w:sz w:val="24"/>
          <w:szCs w:val="24"/>
          <w:lang w:val="es-ES" w:eastAsia="es-ES"/>
        </w:rPr>
        <w:t xml:space="preserve"> con el objetivo </w:t>
      </w:r>
      <w:r w:rsidRPr="084D5270">
        <w:rPr>
          <w:rFonts w:ascii="Arial" w:hAnsi="Arial" w:cs="Arial"/>
          <w:sz w:val="24"/>
          <w:szCs w:val="24"/>
          <w:lang w:val="es-ES" w:eastAsia="es-ES"/>
        </w:rPr>
        <w:t xml:space="preserve">de innovar </w:t>
      </w:r>
      <w:r w:rsidR="008D313C">
        <w:rPr>
          <w:rFonts w:ascii="Arial" w:hAnsi="Arial" w:cs="Arial"/>
          <w:sz w:val="24"/>
          <w:szCs w:val="24"/>
          <w:lang w:val="es-ES" w:eastAsia="es-ES"/>
        </w:rPr>
        <w:t xml:space="preserve">en </w:t>
      </w:r>
      <w:r w:rsidRPr="084D5270">
        <w:rPr>
          <w:rFonts w:ascii="Arial" w:hAnsi="Arial" w:cs="Arial"/>
          <w:sz w:val="24"/>
          <w:szCs w:val="24"/>
          <w:lang w:val="es-ES" w:eastAsia="es-ES"/>
        </w:rPr>
        <w:t xml:space="preserve">estrategias, metodologías </w:t>
      </w:r>
      <w:r w:rsidR="00342498">
        <w:rPr>
          <w:rFonts w:ascii="Arial" w:hAnsi="Arial" w:cs="Arial"/>
          <w:sz w:val="24"/>
          <w:szCs w:val="24"/>
          <w:lang w:val="es-ES" w:eastAsia="es-ES"/>
        </w:rPr>
        <w:t xml:space="preserve">y </w:t>
      </w:r>
      <w:r w:rsidR="00342498" w:rsidRPr="43B0161B">
        <w:rPr>
          <w:rFonts w:ascii="Arial" w:hAnsi="Arial" w:cs="Arial"/>
          <w:sz w:val="24"/>
          <w:szCs w:val="24"/>
          <w:lang w:val="es-ES" w:eastAsia="es-ES"/>
        </w:rPr>
        <w:t>enfoques</w:t>
      </w:r>
      <w:r w:rsidRPr="43B0161B">
        <w:rPr>
          <w:rFonts w:ascii="Arial" w:hAnsi="Arial" w:cs="Arial"/>
          <w:sz w:val="24"/>
          <w:szCs w:val="24"/>
          <w:lang w:val="es-ES" w:eastAsia="es-ES"/>
        </w:rPr>
        <w:t xml:space="preserve"> didáctic</w:t>
      </w:r>
      <w:r w:rsidR="00342498" w:rsidRPr="43B0161B">
        <w:rPr>
          <w:rFonts w:ascii="Arial" w:hAnsi="Arial" w:cs="Arial"/>
          <w:sz w:val="24"/>
          <w:szCs w:val="24"/>
          <w:lang w:val="es-ES" w:eastAsia="es-ES"/>
        </w:rPr>
        <w:t>o</w:t>
      </w:r>
      <w:r w:rsidRPr="43B0161B">
        <w:rPr>
          <w:rFonts w:ascii="Arial" w:hAnsi="Arial" w:cs="Arial"/>
          <w:sz w:val="24"/>
          <w:szCs w:val="24"/>
          <w:lang w:val="es-ES" w:eastAsia="es-ES"/>
        </w:rPr>
        <w:t xml:space="preserve">s </w:t>
      </w:r>
      <w:r w:rsidR="00342498" w:rsidRPr="43B0161B">
        <w:rPr>
          <w:rFonts w:ascii="Arial" w:hAnsi="Arial" w:cs="Arial"/>
          <w:sz w:val="24"/>
          <w:szCs w:val="24"/>
          <w:lang w:val="es-ES" w:eastAsia="es-ES"/>
        </w:rPr>
        <w:t>que</w:t>
      </w:r>
      <w:r w:rsidR="00342498">
        <w:rPr>
          <w:rFonts w:ascii="Arial" w:hAnsi="Arial" w:cs="Arial"/>
          <w:sz w:val="24"/>
          <w:szCs w:val="24"/>
          <w:lang w:val="es-ES" w:eastAsia="es-ES"/>
        </w:rPr>
        <w:t xml:space="preserve"> favorezcan</w:t>
      </w:r>
      <w:r w:rsidRPr="084D5270">
        <w:rPr>
          <w:rFonts w:ascii="Arial" w:hAnsi="Arial" w:cs="Arial"/>
          <w:sz w:val="24"/>
          <w:szCs w:val="24"/>
          <w:lang w:val="es-ES" w:eastAsia="es-ES"/>
        </w:rPr>
        <w:t xml:space="preserve"> mejor</w:t>
      </w:r>
      <w:r w:rsidR="00342498">
        <w:rPr>
          <w:rFonts w:ascii="Arial" w:hAnsi="Arial" w:cs="Arial"/>
          <w:sz w:val="24"/>
          <w:szCs w:val="24"/>
          <w:lang w:val="es-ES" w:eastAsia="es-ES"/>
        </w:rPr>
        <w:t>es</w:t>
      </w:r>
      <w:r w:rsidRPr="084D5270">
        <w:rPr>
          <w:rFonts w:ascii="Arial" w:hAnsi="Arial" w:cs="Arial"/>
          <w:sz w:val="24"/>
          <w:szCs w:val="24"/>
          <w:lang w:val="es-ES" w:eastAsia="es-ES"/>
        </w:rPr>
        <w:t xml:space="preserve"> </w:t>
      </w:r>
      <w:r w:rsidR="001E289F" w:rsidRPr="178314CE">
        <w:rPr>
          <w:rFonts w:ascii="Arial" w:hAnsi="Arial" w:cs="Arial"/>
          <w:sz w:val="24"/>
          <w:szCs w:val="24"/>
          <w:lang w:val="es-ES" w:eastAsia="es-ES"/>
        </w:rPr>
        <w:t>resultado</w:t>
      </w:r>
      <w:r w:rsidR="00342498">
        <w:rPr>
          <w:rFonts w:ascii="Arial" w:hAnsi="Arial" w:cs="Arial"/>
          <w:sz w:val="24"/>
          <w:szCs w:val="24"/>
          <w:lang w:val="es-ES" w:eastAsia="es-ES"/>
        </w:rPr>
        <w:t>s educativos</w:t>
      </w:r>
      <w:r w:rsidRPr="084D5270">
        <w:rPr>
          <w:rFonts w:ascii="Arial" w:hAnsi="Arial" w:cs="Arial"/>
          <w:sz w:val="24"/>
          <w:szCs w:val="24"/>
          <w:lang w:val="es-ES" w:eastAsia="es-ES"/>
        </w:rPr>
        <w:t>.</w:t>
      </w:r>
    </w:p>
    <w:p w14:paraId="4558E63F" w14:textId="2AC949CF" w:rsidR="00DB63F9" w:rsidRDefault="0EA07D3B">
      <w:pPr>
        <w:spacing w:line="360" w:lineRule="auto"/>
        <w:ind w:right="-2" w:firstLine="708"/>
        <w:jc w:val="both"/>
        <w:rPr>
          <w:rFonts w:ascii="Arial" w:hAnsi="Arial" w:cs="Arial"/>
          <w:sz w:val="24"/>
          <w:szCs w:val="24"/>
          <w:lang w:val="es-ES" w:eastAsia="es-ES"/>
        </w:rPr>
      </w:pPr>
      <w:r w:rsidRPr="084D5270">
        <w:rPr>
          <w:rFonts w:ascii="Arial" w:hAnsi="Arial" w:cs="Arial"/>
          <w:sz w:val="24"/>
          <w:szCs w:val="24"/>
          <w:lang w:val="es-ES" w:eastAsia="es-ES"/>
        </w:rPr>
        <w:t>T</w:t>
      </w:r>
      <w:r w:rsidR="591CE023" w:rsidRPr="084D5270">
        <w:rPr>
          <w:rFonts w:ascii="Arial" w:hAnsi="Arial" w:cs="Arial"/>
          <w:sz w:val="24"/>
          <w:szCs w:val="24"/>
          <w:lang w:val="es-ES" w:eastAsia="es-ES"/>
        </w:rPr>
        <w:t xml:space="preserve">omando en cuenta los avances tecnológicos y las habilidades que </w:t>
      </w:r>
      <w:r w:rsidR="006B1951">
        <w:rPr>
          <w:rFonts w:ascii="Arial" w:hAnsi="Arial" w:cs="Arial"/>
          <w:sz w:val="24"/>
          <w:szCs w:val="24"/>
          <w:lang w:val="es-ES" w:eastAsia="es-ES"/>
        </w:rPr>
        <w:t>el estudiantado</w:t>
      </w:r>
      <w:r w:rsidR="591CE023" w:rsidRPr="084D5270">
        <w:rPr>
          <w:rFonts w:ascii="Arial" w:hAnsi="Arial" w:cs="Arial"/>
          <w:sz w:val="24"/>
          <w:szCs w:val="24"/>
          <w:lang w:val="es-ES" w:eastAsia="es-ES"/>
        </w:rPr>
        <w:t xml:space="preserve"> </w:t>
      </w:r>
      <w:r w:rsidR="00FE0FC0">
        <w:rPr>
          <w:rFonts w:ascii="Arial" w:hAnsi="Arial" w:cs="Arial"/>
          <w:sz w:val="24"/>
          <w:szCs w:val="24"/>
          <w:lang w:val="es-ES" w:eastAsia="es-ES"/>
        </w:rPr>
        <w:t>necesita</w:t>
      </w:r>
      <w:r w:rsidR="00FE0FC0" w:rsidRPr="084D5270">
        <w:rPr>
          <w:rFonts w:ascii="Arial" w:hAnsi="Arial" w:cs="Arial"/>
          <w:sz w:val="24"/>
          <w:szCs w:val="24"/>
          <w:lang w:val="es-ES" w:eastAsia="es-ES"/>
        </w:rPr>
        <w:t xml:space="preserve"> </w:t>
      </w:r>
      <w:r w:rsidR="591CE023" w:rsidRPr="084D5270">
        <w:rPr>
          <w:rFonts w:ascii="Arial" w:hAnsi="Arial" w:cs="Arial"/>
          <w:sz w:val="24"/>
          <w:szCs w:val="24"/>
          <w:lang w:val="es-ES" w:eastAsia="es-ES"/>
        </w:rPr>
        <w:t xml:space="preserve">para </w:t>
      </w:r>
      <w:r w:rsidR="591CE023" w:rsidRPr="43B0161B">
        <w:rPr>
          <w:rFonts w:ascii="Arial" w:hAnsi="Arial" w:cs="Arial"/>
          <w:sz w:val="24"/>
          <w:szCs w:val="24"/>
          <w:lang w:val="es-ES" w:eastAsia="es-ES"/>
        </w:rPr>
        <w:t>potenci</w:t>
      </w:r>
      <w:r w:rsidR="006B1951" w:rsidRPr="43B0161B">
        <w:rPr>
          <w:rFonts w:ascii="Arial" w:hAnsi="Arial" w:cs="Arial"/>
          <w:sz w:val="24"/>
          <w:szCs w:val="24"/>
          <w:lang w:val="es-ES" w:eastAsia="es-ES"/>
        </w:rPr>
        <w:t>ar</w:t>
      </w:r>
      <w:r w:rsidR="591CE023" w:rsidRPr="084D5270">
        <w:rPr>
          <w:rFonts w:ascii="Arial" w:hAnsi="Arial" w:cs="Arial"/>
          <w:sz w:val="24"/>
          <w:szCs w:val="24"/>
          <w:lang w:val="es-ES" w:eastAsia="es-ES"/>
        </w:rPr>
        <w:t xml:space="preserve"> su </w:t>
      </w:r>
      <w:r w:rsidR="591CE023" w:rsidRPr="43B0161B">
        <w:rPr>
          <w:rFonts w:ascii="Arial" w:hAnsi="Arial" w:cs="Arial"/>
          <w:sz w:val="24"/>
          <w:szCs w:val="24"/>
          <w:lang w:val="es-ES" w:eastAsia="es-ES"/>
        </w:rPr>
        <w:t>aprendizaje</w:t>
      </w:r>
      <w:r w:rsidR="591CE023" w:rsidRPr="084D5270">
        <w:rPr>
          <w:rFonts w:ascii="Arial" w:hAnsi="Arial" w:cs="Arial"/>
          <w:sz w:val="24"/>
          <w:szCs w:val="24"/>
          <w:lang w:val="es-ES" w:eastAsia="es-ES"/>
        </w:rPr>
        <w:t xml:space="preserve">, </w:t>
      </w:r>
      <w:r w:rsidR="5A285AAB" w:rsidRPr="084D5270">
        <w:rPr>
          <w:rFonts w:ascii="Arial" w:hAnsi="Arial" w:cs="Arial"/>
          <w:sz w:val="24"/>
          <w:szCs w:val="24"/>
          <w:lang w:val="es-ES" w:eastAsia="es-ES"/>
        </w:rPr>
        <w:t xml:space="preserve">resulta </w:t>
      </w:r>
      <w:r w:rsidR="002C4AEE">
        <w:rPr>
          <w:rFonts w:ascii="Arial" w:hAnsi="Arial" w:cs="Arial"/>
          <w:sz w:val="24"/>
          <w:szCs w:val="24"/>
          <w:lang w:val="es-ES" w:eastAsia="es-ES"/>
        </w:rPr>
        <w:t>imprescindible</w:t>
      </w:r>
      <w:r w:rsidR="002C4AEE" w:rsidRPr="084D5270">
        <w:rPr>
          <w:rFonts w:ascii="Arial" w:hAnsi="Arial" w:cs="Arial"/>
          <w:sz w:val="24"/>
          <w:szCs w:val="24"/>
          <w:lang w:val="es-ES" w:eastAsia="es-ES"/>
        </w:rPr>
        <w:t xml:space="preserve"> </w:t>
      </w:r>
      <w:r w:rsidR="591CE023" w:rsidRPr="084D5270">
        <w:rPr>
          <w:rFonts w:ascii="Arial" w:hAnsi="Arial" w:cs="Arial"/>
          <w:sz w:val="24"/>
          <w:szCs w:val="24"/>
          <w:lang w:val="es-ES" w:eastAsia="es-ES"/>
        </w:rPr>
        <w:t xml:space="preserve">hacer un alto y </w:t>
      </w:r>
      <w:r w:rsidR="002C4AEE" w:rsidRPr="43B0161B">
        <w:rPr>
          <w:rFonts w:ascii="Arial" w:hAnsi="Arial" w:cs="Arial"/>
          <w:sz w:val="24"/>
          <w:szCs w:val="24"/>
          <w:lang w:val="es-ES" w:eastAsia="es-ES"/>
        </w:rPr>
        <w:t>reflexionar</w:t>
      </w:r>
      <w:r w:rsidR="6CECD768" w:rsidRPr="43B0161B">
        <w:rPr>
          <w:rFonts w:ascii="Arial" w:hAnsi="Arial" w:cs="Arial"/>
          <w:sz w:val="24"/>
          <w:szCs w:val="24"/>
          <w:lang w:val="es-ES" w:eastAsia="es-ES"/>
        </w:rPr>
        <w:t>:</w:t>
      </w:r>
      <w:r w:rsidR="591CE023" w:rsidRPr="43B0161B">
        <w:rPr>
          <w:rFonts w:ascii="Arial" w:hAnsi="Arial" w:cs="Arial"/>
          <w:sz w:val="24"/>
          <w:szCs w:val="24"/>
          <w:lang w:val="es-ES" w:eastAsia="es-ES"/>
        </w:rPr>
        <w:t xml:space="preserve"> ¿</w:t>
      </w:r>
      <w:r w:rsidR="425E049B" w:rsidRPr="43B0161B">
        <w:rPr>
          <w:rFonts w:ascii="Arial" w:hAnsi="Arial" w:cs="Arial"/>
          <w:sz w:val="24"/>
          <w:szCs w:val="24"/>
          <w:lang w:val="es-ES" w:eastAsia="es-ES"/>
        </w:rPr>
        <w:t>c</w:t>
      </w:r>
      <w:r w:rsidR="591CE023" w:rsidRPr="43B0161B">
        <w:rPr>
          <w:rFonts w:ascii="Arial" w:hAnsi="Arial" w:cs="Arial"/>
          <w:sz w:val="24"/>
          <w:szCs w:val="24"/>
          <w:lang w:val="es-ES" w:eastAsia="es-ES"/>
        </w:rPr>
        <w:t>ómo</w:t>
      </w:r>
      <w:r w:rsidR="591CE023" w:rsidRPr="084D5270" w:rsidDel="002C4AEE">
        <w:rPr>
          <w:rFonts w:ascii="Arial" w:hAnsi="Arial" w:cs="Arial"/>
          <w:sz w:val="24"/>
          <w:szCs w:val="24"/>
          <w:lang w:val="es-ES" w:eastAsia="es-ES"/>
        </w:rPr>
        <w:t xml:space="preserve"> </w:t>
      </w:r>
      <w:r w:rsidR="591CE023" w:rsidRPr="084D5270">
        <w:rPr>
          <w:rFonts w:ascii="Arial" w:hAnsi="Arial" w:cs="Arial"/>
          <w:sz w:val="24"/>
          <w:szCs w:val="24"/>
          <w:lang w:val="es-ES" w:eastAsia="es-ES"/>
        </w:rPr>
        <w:t>deben enseñar</w:t>
      </w:r>
      <w:r w:rsidR="002C4AEE">
        <w:rPr>
          <w:rFonts w:ascii="Arial" w:hAnsi="Arial" w:cs="Arial"/>
          <w:sz w:val="24"/>
          <w:szCs w:val="24"/>
          <w:lang w:val="es-ES" w:eastAsia="es-ES"/>
        </w:rPr>
        <w:t>se</w:t>
      </w:r>
      <w:r w:rsidR="591CE023" w:rsidRPr="084D5270">
        <w:rPr>
          <w:rFonts w:ascii="Arial" w:hAnsi="Arial" w:cs="Arial"/>
          <w:sz w:val="24"/>
          <w:szCs w:val="24"/>
          <w:lang w:val="es-ES" w:eastAsia="es-ES"/>
        </w:rPr>
        <w:t xml:space="preserve"> las habilidades de aprendizaje en las escuelas de educación media básica de México en el siglo XXI para </w:t>
      </w:r>
      <w:r w:rsidR="006541F0">
        <w:rPr>
          <w:rFonts w:ascii="Arial" w:hAnsi="Arial" w:cs="Arial"/>
          <w:sz w:val="24"/>
          <w:szCs w:val="24"/>
          <w:lang w:val="es-ES" w:eastAsia="es-ES"/>
        </w:rPr>
        <w:t xml:space="preserve">que se </w:t>
      </w:r>
      <w:r w:rsidR="591CE023" w:rsidRPr="084D5270">
        <w:rPr>
          <w:rFonts w:ascii="Arial" w:hAnsi="Arial" w:cs="Arial"/>
          <w:sz w:val="24"/>
          <w:szCs w:val="24"/>
          <w:lang w:val="es-ES" w:eastAsia="es-ES"/>
        </w:rPr>
        <w:t xml:space="preserve">aprenda a aprender? </w:t>
      </w:r>
    </w:p>
    <w:p w14:paraId="14325F79" w14:textId="35F4BC21" w:rsidR="00DB63F9" w:rsidRDefault="00001D1E">
      <w:pPr>
        <w:spacing w:line="360" w:lineRule="auto"/>
        <w:ind w:right="-2" w:firstLine="708"/>
        <w:jc w:val="both"/>
        <w:rPr>
          <w:rFonts w:ascii="Arial" w:hAnsi="Arial" w:cs="Arial"/>
          <w:sz w:val="24"/>
          <w:szCs w:val="24"/>
          <w:lang w:val="es-ES" w:eastAsia="es-ES"/>
        </w:rPr>
      </w:pPr>
      <w:r>
        <w:rPr>
          <w:rFonts w:ascii="Arial" w:hAnsi="Arial" w:cs="Arial"/>
          <w:sz w:val="24"/>
          <w:szCs w:val="24"/>
          <w:lang w:val="es-ES" w:eastAsia="es-ES"/>
        </w:rPr>
        <w:t xml:space="preserve">Dado </w:t>
      </w:r>
      <w:r w:rsidR="591CE023" w:rsidRPr="084D5270">
        <w:rPr>
          <w:rFonts w:ascii="Arial" w:hAnsi="Arial" w:cs="Arial"/>
          <w:sz w:val="24"/>
          <w:szCs w:val="24"/>
          <w:lang w:val="es-ES" w:eastAsia="es-ES"/>
        </w:rPr>
        <w:t xml:space="preserve">que el </w:t>
      </w:r>
      <w:r>
        <w:rPr>
          <w:rFonts w:ascii="Arial" w:hAnsi="Arial" w:cs="Arial"/>
          <w:sz w:val="24"/>
          <w:szCs w:val="24"/>
          <w:lang w:val="es-ES" w:eastAsia="es-ES"/>
        </w:rPr>
        <w:t>conocimiento</w:t>
      </w:r>
      <w:r w:rsidRPr="084D5270">
        <w:rPr>
          <w:rFonts w:ascii="Arial" w:hAnsi="Arial" w:cs="Arial"/>
          <w:sz w:val="24"/>
          <w:szCs w:val="24"/>
          <w:lang w:val="es-ES" w:eastAsia="es-ES"/>
        </w:rPr>
        <w:t xml:space="preserve"> </w:t>
      </w:r>
      <w:r w:rsidR="002E6093">
        <w:rPr>
          <w:rFonts w:ascii="Arial" w:hAnsi="Arial" w:cs="Arial"/>
          <w:sz w:val="24"/>
          <w:szCs w:val="24"/>
          <w:lang w:val="es-ES" w:eastAsia="es-ES"/>
        </w:rPr>
        <w:t xml:space="preserve">ya </w:t>
      </w:r>
      <w:r w:rsidR="591CE023" w:rsidRPr="084D5270">
        <w:rPr>
          <w:rFonts w:ascii="Arial" w:hAnsi="Arial" w:cs="Arial"/>
          <w:sz w:val="24"/>
          <w:szCs w:val="24"/>
          <w:lang w:val="es-ES" w:eastAsia="es-ES"/>
        </w:rPr>
        <w:t xml:space="preserve">no </w:t>
      </w:r>
      <w:r w:rsidR="008D2BC8" w:rsidRPr="43B0161B">
        <w:rPr>
          <w:rFonts w:ascii="Arial" w:hAnsi="Arial" w:cs="Arial"/>
          <w:sz w:val="24"/>
          <w:szCs w:val="24"/>
          <w:lang w:val="es-ES" w:eastAsia="es-ES"/>
        </w:rPr>
        <w:t>se</w:t>
      </w:r>
      <w:r w:rsidR="008D2BC8">
        <w:rPr>
          <w:rFonts w:ascii="Arial" w:hAnsi="Arial" w:cs="Arial"/>
          <w:sz w:val="24"/>
          <w:szCs w:val="24"/>
          <w:lang w:val="es-ES" w:eastAsia="es-ES"/>
        </w:rPr>
        <w:t xml:space="preserve"> encuentra únicamente</w:t>
      </w:r>
      <w:r w:rsidR="591CE023" w:rsidRPr="084D5270">
        <w:rPr>
          <w:rFonts w:ascii="Arial" w:hAnsi="Arial" w:cs="Arial"/>
          <w:sz w:val="24"/>
          <w:szCs w:val="24"/>
          <w:lang w:val="es-ES" w:eastAsia="es-ES"/>
        </w:rPr>
        <w:t xml:space="preserve"> en los libros de texto o en </w:t>
      </w:r>
      <w:r w:rsidR="00495E07">
        <w:rPr>
          <w:rFonts w:ascii="Arial" w:hAnsi="Arial" w:cs="Arial"/>
          <w:sz w:val="24"/>
          <w:szCs w:val="24"/>
          <w:lang w:val="es-ES" w:eastAsia="es-ES"/>
        </w:rPr>
        <w:t xml:space="preserve">la figura </w:t>
      </w:r>
      <w:r w:rsidR="591CE023" w:rsidRPr="084D5270">
        <w:rPr>
          <w:rFonts w:ascii="Arial" w:hAnsi="Arial" w:cs="Arial"/>
          <w:sz w:val="24"/>
          <w:szCs w:val="24"/>
          <w:lang w:val="es-ES" w:eastAsia="es-ES"/>
        </w:rPr>
        <w:t xml:space="preserve">docente, </w:t>
      </w:r>
      <w:r w:rsidR="00495E07" w:rsidRPr="43B0161B">
        <w:rPr>
          <w:rFonts w:ascii="Arial" w:hAnsi="Arial" w:cs="Arial"/>
          <w:sz w:val="24"/>
          <w:szCs w:val="24"/>
          <w:lang w:val="es-ES" w:eastAsia="es-ES"/>
        </w:rPr>
        <w:t>sino</w:t>
      </w:r>
      <w:r w:rsidR="00495E07">
        <w:rPr>
          <w:rFonts w:ascii="Arial" w:hAnsi="Arial" w:cs="Arial"/>
          <w:sz w:val="24"/>
          <w:szCs w:val="24"/>
          <w:lang w:val="es-ES" w:eastAsia="es-ES"/>
        </w:rPr>
        <w:t xml:space="preserve"> </w:t>
      </w:r>
      <w:r w:rsidR="00CE1CC4">
        <w:rPr>
          <w:rFonts w:ascii="Arial" w:hAnsi="Arial" w:cs="Arial"/>
          <w:sz w:val="24"/>
          <w:szCs w:val="24"/>
          <w:lang w:val="es-ES" w:eastAsia="es-ES"/>
        </w:rPr>
        <w:t xml:space="preserve">que </w:t>
      </w:r>
      <w:r w:rsidR="00CE1CC4" w:rsidRPr="43B0161B">
        <w:rPr>
          <w:rFonts w:ascii="Arial" w:hAnsi="Arial" w:cs="Arial"/>
          <w:sz w:val="24"/>
          <w:szCs w:val="24"/>
          <w:lang w:val="es-ES" w:eastAsia="es-ES"/>
        </w:rPr>
        <w:t>está</w:t>
      </w:r>
      <w:r w:rsidR="591CE023" w:rsidRPr="43B0161B">
        <w:rPr>
          <w:rFonts w:ascii="Arial" w:hAnsi="Arial" w:cs="Arial"/>
          <w:sz w:val="24"/>
          <w:szCs w:val="24"/>
          <w:lang w:val="es-ES" w:eastAsia="es-ES"/>
        </w:rPr>
        <w:t xml:space="preserve"> </w:t>
      </w:r>
      <w:r w:rsidR="591CE023" w:rsidRPr="084D5270">
        <w:rPr>
          <w:rFonts w:ascii="Arial" w:hAnsi="Arial" w:cs="Arial"/>
          <w:sz w:val="24"/>
          <w:szCs w:val="24"/>
          <w:lang w:val="es-ES" w:eastAsia="es-ES"/>
        </w:rPr>
        <w:t xml:space="preserve">al alcance de </w:t>
      </w:r>
      <w:r w:rsidR="00BD5F68">
        <w:rPr>
          <w:rFonts w:ascii="Arial" w:hAnsi="Arial" w:cs="Arial"/>
          <w:sz w:val="24"/>
          <w:szCs w:val="24"/>
          <w:lang w:val="es-ES" w:eastAsia="es-ES"/>
        </w:rPr>
        <w:t>cualquier</w:t>
      </w:r>
      <w:r w:rsidR="00BD5F68" w:rsidRPr="084D5270">
        <w:rPr>
          <w:rFonts w:ascii="Arial" w:hAnsi="Arial" w:cs="Arial"/>
          <w:sz w:val="24"/>
          <w:szCs w:val="24"/>
          <w:lang w:val="es-ES" w:eastAsia="es-ES"/>
        </w:rPr>
        <w:t xml:space="preserve"> </w:t>
      </w:r>
      <w:r w:rsidR="591CE023" w:rsidRPr="084D5270">
        <w:rPr>
          <w:rFonts w:ascii="Arial" w:hAnsi="Arial" w:cs="Arial"/>
          <w:sz w:val="24"/>
          <w:szCs w:val="24"/>
          <w:lang w:val="es-ES" w:eastAsia="es-ES"/>
        </w:rPr>
        <w:t>persona con un dispositivo móvil</w:t>
      </w:r>
      <w:r w:rsidR="04AD4CD1" w:rsidRPr="084D5270">
        <w:rPr>
          <w:rFonts w:ascii="Arial" w:hAnsi="Arial" w:cs="Arial"/>
          <w:sz w:val="24"/>
          <w:szCs w:val="24"/>
          <w:lang w:val="es-ES" w:eastAsia="es-ES"/>
        </w:rPr>
        <w:t>,</w:t>
      </w:r>
      <w:r w:rsidR="591CE023" w:rsidRPr="084D5270">
        <w:rPr>
          <w:rFonts w:ascii="Arial" w:hAnsi="Arial" w:cs="Arial"/>
          <w:sz w:val="24"/>
          <w:szCs w:val="24"/>
          <w:lang w:val="es-ES" w:eastAsia="es-ES"/>
        </w:rPr>
        <w:t xml:space="preserve"> </w:t>
      </w:r>
      <w:r w:rsidR="002746FE" w:rsidRPr="43B0161B">
        <w:rPr>
          <w:rFonts w:ascii="Arial" w:hAnsi="Arial" w:cs="Arial"/>
          <w:sz w:val="24"/>
          <w:szCs w:val="24"/>
          <w:lang w:val="es-ES" w:eastAsia="es-ES"/>
        </w:rPr>
        <w:t>se</w:t>
      </w:r>
      <w:r w:rsidR="002746FE">
        <w:rPr>
          <w:rFonts w:ascii="Arial" w:hAnsi="Arial" w:cs="Arial"/>
          <w:sz w:val="24"/>
          <w:szCs w:val="24"/>
          <w:lang w:val="es-ES" w:eastAsia="es-ES"/>
        </w:rPr>
        <w:t xml:space="preserve"> vuelve</w:t>
      </w:r>
      <w:r w:rsidR="591CE023" w:rsidRPr="084D5270">
        <w:rPr>
          <w:rFonts w:ascii="Arial" w:hAnsi="Arial" w:cs="Arial"/>
          <w:sz w:val="24"/>
          <w:szCs w:val="24"/>
          <w:lang w:val="es-ES" w:eastAsia="es-ES"/>
        </w:rPr>
        <w:t xml:space="preserve"> necesario preparar a los estudiantes </w:t>
      </w:r>
      <w:r w:rsidR="00247213" w:rsidRPr="43B0161B">
        <w:rPr>
          <w:rFonts w:ascii="Arial" w:hAnsi="Arial" w:cs="Arial"/>
          <w:sz w:val="24"/>
          <w:szCs w:val="24"/>
          <w:lang w:val="es-ES" w:eastAsia="es-ES"/>
        </w:rPr>
        <w:t>con</w:t>
      </w:r>
      <w:r w:rsidR="00247213">
        <w:rPr>
          <w:rFonts w:ascii="Arial" w:hAnsi="Arial" w:cs="Arial"/>
          <w:sz w:val="24"/>
          <w:szCs w:val="24"/>
          <w:lang w:val="es-ES" w:eastAsia="es-ES"/>
        </w:rPr>
        <w:t xml:space="preserve"> </w:t>
      </w:r>
      <w:r w:rsidR="591CE023" w:rsidRPr="084D5270">
        <w:rPr>
          <w:rFonts w:ascii="Arial" w:hAnsi="Arial" w:cs="Arial"/>
          <w:sz w:val="24"/>
          <w:szCs w:val="24"/>
          <w:lang w:val="es-ES" w:eastAsia="es-ES"/>
        </w:rPr>
        <w:t>herramientas que les permitan consultar, leer, comprender, analizar, sintetizar, cuestionar, crear con originalidad y verificar sus resultados.</w:t>
      </w:r>
    </w:p>
    <w:p w14:paraId="0E81F629" w14:textId="73E06162" w:rsidR="00C94029" w:rsidRDefault="591CE023">
      <w:pPr>
        <w:spacing w:line="360" w:lineRule="auto"/>
        <w:ind w:right="-2" w:firstLine="708"/>
        <w:jc w:val="both"/>
        <w:rPr>
          <w:rFonts w:ascii="Arial" w:hAnsi="Arial" w:cs="Arial"/>
          <w:sz w:val="24"/>
          <w:szCs w:val="24"/>
          <w:lang w:val="es-ES" w:eastAsia="es-ES"/>
        </w:rPr>
      </w:pPr>
      <w:r w:rsidRPr="084D5270">
        <w:rPr>
          <w:rFonts w:ascii="Arial" w:hAnsi="Arial" w:cs="Arial"/>
          <w:sz w:val="24"/>
          <w:szCs w:val="24"/>
          <w:lang w:val="es-ES" w:eastAsia="es-ES"/>
        </w:rPr>
        <w:t>No hay que dar por hecho que ya cuentan con dichas habilidades</w:t>
      </w:r>
      <w:r w:rsidR="002B710B" w:rsidRPr="43B0161B">
        <w:rPr>
          <w:rFonts w:ascii="Arial" w:hAnsi="Arial" w:cs="Arial"/>
          <w:sz w:val="24"/>
          <w:szCs w:val="24"/>
          <w:lang w:val="es-ES" w:eastAsia="es-ES"/>
        </w:rPr>
        <w:t>,</w:t>
      </w:r>
      <w:r w:rsidRPr="43B0161B">
        <w:rPr>
          <w:rFonts w:ascii="Arial" w:hAnsi="Arial" w:cs="Arial"/>
          <w:sz w:val="24"/>
          <w:szCs w:val="24"/>
          <w:lang w:val="es-ES" w:eastAsia="es-ES"/>
        </w:rPr>
        <w:t xml:space="preserve"> </w:t>
      </w:r>
      <w:r w:rsidR="002B710B" w:rsidRPr="43B0161B">
        <w:rPr>
          <w:rFonts w:ascii="Arial" w:hAnsi="Arial" w:cs="Arial"/>
          <w:sz w:val="24"/>
          <w:szCs w:val="24"/>
          <w:lang w:val="es-ES" w:eastAsia="es-ES"/>
        </w:rPr>
        <w:t>se</w:t>
      </w:r>
      <w:r w:rsidRPr="084D5270">
        <w:rPr>
          <w:rFonts w:ascii="Arial" w:hAnsi="Arial" w:cs="Arial"/>
          <w:sz w:val="24"/>
          <w:szCs w:val="24"/>
          <w:lang w:val="es-ES" w:eastAsia="es-ES"/>
        </w:rPr>
        <w:t xml:space="preserve"> </w:t>
      </w:r>
      <w:r w:rsidR="00B17CD8">
        <w:rPr>
          <w:rFonts w:ascii="Arial" w:hAnsi="Arial" w:cs="Arial"/>
          <w:sz w:val="24"/>
          <w:szCs w:val="24"/>
          <w:lang w:val="es-ES" w:eastAsia="es-ES"/>
        </w:rPr>
        <w:t>requiere</w:t>
      </w:r>
      <w:r w:rsidR="00B17CD8" w:rsidRPr="084D5270">
        <w:rPr>
          <w:rFonts w:ascii="Arial" w:hAnsi="Arial" w:cs="Arial"/>
          <w:sz w:val="24"/>
          <w:szCs w:val="24"/>
          <w:lang w:val="es-ES" w:eastAsia="es-ES"/>
        </w:rPr>
        <w:t xml:space="preserve"> </w:t>
      </w:r>
      <w:r w:rsidRPr="084D5270">
        <w:rPr>
          <w:rFonts w:ascii="Arial" w:hAnsi="Arial" w:cs="Arial"/>
          <w:sz w:val="24"/>
          <w:szCs w:val="24"/>
          <w:lang w:val="es-ES" w:eastAsia="es-ES"/>
        </w:rPr>
        <w:t>una propuesta didáctica centrada en cómo desarrollar</w:t>
      </w:r>
      <w:r w:rsidR="002B710B">
        <w:rPr>
          <w:rFonts w:ascii="Arial" w:hAnsi="Arial" w:cs="Arial"/>
          <w:sz w:val="24"/>
          <w:szCs w:val="24"/>
          <w:lang w:val="es-ES" w:eastAsia="es-ES"/>
        </w:rPr>
        <w:t xml:space="preserve">las, </w:t>
      </w:r>
      <w:r w:rsidR="00262EBA">
        <w:rPr>
          <w:rFonts w:ascii="Arial" w:hAnsi="Arial" w:cs="Arial"/>
          <w:sz w:val="24"/>
          <w:szCs w:val="24"/>
          <w:lang w:val="es-ES" w:eastAsia="es-ES"/>
        </w:rPr>
        <w:t>con el propósito de</w:t>
      </w:r>
      <w:r w:rsidR="00262EBA" w:rsidRPr="084D5270">
        <w:rPr>
          <w:rFonts w:ascii="Arial" w:hAnsi="Arial" w:cs="Arial"/>
          <w:sz w:val="24"/>
          <w:szCs w:val="24"/>
          <w:lang w:val="es-ES" w:eastAsia="es-ES"/>
        </w:rPr>
        <w:t xml:space="preserve"> </w:t>
      </w:r>
      <w:r w:rsidRPr="084D5270">
        <w:rPr>
          <w:rFonts w:ascii="Arial" w:hAnsi="Arial" w:cs="Arial"/>
          <w:sz w:val="24"/>
          <w:szCs w:val="24"/>
          <w:lang w:val="es-ES" w:eastAsia="es-ES"/>
        </w:rPr>
        <w:t>preparar a</w:t>
      </w:r>
      <w:r w:rsidR="7693E2AF" w:rsidRPr="084D5270">
        <w:rPr>
          <w:rFonts w:ascii="Arial" w:hAnsi="Arial" w:cs="Arial"/>
          <w:sz w:val="24"/>
          <w:szCs w:val="24"/>
          <w:lang w:val="es-ES" w:eastAsia="es-ES"/>
        </w:rPr>
        <w:t xml:space="preserve"> cada</w:t>
      </w:r>
      <w:r w:rsidRPr="084D5270">
        <w:rPr>
          <w:rFonts w:ascii="Arial" w:hAnsi="Arial" w:cs="Arial"/>
          <w:sz w:val="24"/>
          <w:szCs w:val="24"/>
          <w:lang w:val="es-ES" w:eastAsia="es-ES"/>
        </w:rPr>
        <w:t xml:space="preserve"> estudiante</w:t>
      </w:r>
      <w:r w:rsidR="00262EBA" w:rsidRPr="43B0161B">
        <w:rPr>
          <w:rFonts w:ascii="Arial" w:hAnsi="Arial" w:cs="Arial"/>
          <w:sz w:val="24"/>
          <w:szCs w:val="24"/>
          <w:lang w:val="es-ES" w:eastAsia="es-ES"/>
        </w:rPr>
        <w:t xml:space="preserve"> para</w:t>
      </w:r>
      <w:r w:rsidRPr="43B0161B">
        <w:rPr>
          <w:rFonts w:ascii="Arial" w:hAnsi="Arial" w:cs="Arial"/>
          <w:sz w:val="24"/>
          <w:szCs w:val="24"/>
          <w:lang w:val="es-ES" w:eastAsia="es-ES"/>
        </w:rPr>
        <w:t xml:space="preserve"> </w:t>
      </w:r>
      <w:r w:rsidR="002B710B">
        <w:rPr>
          <w:rFonts w:ascii="Arial" w:hAnsi="Arial" w:cs="Arial"/>
          <w:sz w:val="24"/>
          <w:szCs w:val="24"/>
          <w:lang w:val="es-ES" w:eastAsia="es-ES"/>
        </w:rPr>
        <w:t>que aprenda</w:t>
      </w:r>
      <w:r w:rsidR="00262EBA" w:rsidRPr="084D5270">
        <w:rPr>
          <w:rFonts w:ascii="Arial" w:hAnsi="Arial" w:cs="Arial"/>
          <w:sz w:val="24"/>
          <w:szCs w:val="24"/>
          <w:lang w:val="es-ES" w:eastAsia="es-ES"/>
        </w:rPr>
        <w:t xml:space="preserve"> </w:t>
      </w:r>
      <w:r w:rsidR="00262EBA" w:rsidRPr="43B0161B">
        <w:rPr>
          <w:rFonts w:ascii="Arial" w:hAnsi="Arial" w:cs="Arial"/>
          <w:sz w:val="24"/>
          <w:szCs w:val="24"/>
          <w:lang w:val="es-ES" w:eastAsia="es-ES"/>
        </w:rPr>
        <w:t xml:space="preserve">de </w:t>
      </w:r>
      <w:r w:rsidR="00262EBA">
        <w:rPr>
          <w:rFonts w:ascii="Arial" w:hAnsi="Arial" w:cs="Arial"/>
          <w:sz w:val="24"/>
          <w:szCs w:val="24"/>
          <w:lang w:val="es-ES" w:eastAsia="es-ES"/>
        </w:rPr>
        <w:t>manera autónoma</w:t>
      </w:r>
      <w:r w:rsidR="65BBD7F1" w:rsidRPr="084D5270">
        <w:rPr>
          <w:rFonts w:ascii="Arial" w:hAnsi="Arial" w:cs="Arial"/>
          <w:sz w:val="24"/>
          <w:szCs w:val="24"/>
          <w:lang w:val="es-ES" w:eastAsia="es-ES"/>
        </w:rPr>
        <w:t>.</w:t>
      </w:r>
      <w:r w:rsidRPr="084D5270">
        <w:rPr>
          <w:rFonts w:ascii="Arial" w:hAnsi="Arial" w:cs="Arial"/>
          <w:sz w:val="24"/>
          <w:szCs w:val="24"/>
          <w:lang w:val="es-ES" w:eastAsia="es-ES"/>
        </w:rPr>
        <w:t xml:space="preserve"> </w:t>
      </w:r>
      <w:r w:rsidR="00262EBA">
        <w:rPr>
          <w:rFonts w:ascii="Arial" w:hAnsi="Arial" w:cs="Arial"/>
          <w:sz w:val="24"/>
          <w:szCs w:val="24"/>
          <w:lang w:val="es-ES" w:eastAsia="es-ES"/>
        </w:rPr>
        <w:t xml:space="preserve">En este sentido, </w:t>
      </w:r>
      <w:r w:rsidR="00262EBA" w:rsidRPr="43B0161B">
        <w:rPr>
          <w:rFonts w:ascii="Arial" w:hAnsi="Arial" w:cs="Arial"/>
          <w:sz w:val="24"/>
          <w:szCs w:val="24"/>
          <w:lang w:val="es-ES" w:eastAsia="es-ES"/>
        </w:rPr>
        <w:t>l</w:t>
      </w:r>
      <w:r w:rsidRPr="43B0161B">
        <w:rPr>
          <w:rFonts w:ascii="Arial" w:hAnsi="Arial" w:cs="Arial"/>
          <w:sz w:val="24"/>
          <w:szCs w:val="24"/>
          <w:lang w:val="es-ES" w:eastAsia="es-ES"/>
        </w:rPr>
        <w:t>os</w:t>
      </w:r>
      <w:r w:rsidRPr="084D5270">
        <w:rPr>
          <w:rFonts w:ascii="Arial" w:hAnsi="Arial" w:cs="Arial"/>
          <w:sz w:val="24"/>
          <w:szCs w:val="24"/>
          <w:lang w:val="es-ES" w:eastAsia="es-ES"/>
        </w:rPr>
        <w:t xml:space="preserve"> contenidos de las asignaturas </w:t>
      </w:r>
      <w:r w:rsidR="23501312" w:rsidRPr="084D5270">
        <w:rPr>
          <w:rFonts w:ascii="Arial" w:hAnsi="Arial" w:cs="Arial"/>
          <w:sz w:val="24"/>
          <w:szCs w:val="24"/>
          <w:lang w:val="es-ES" w:eastAsia="es-ES"/>
        </w:rPr>
        <w:t xml:space="preserve">serán </w:t>
      </w:r>
      <w:r w:rsidRPr="084D5270">
        <w:rPr>
          <w:rFonts w:ascii="Arial" w:hAnsi="Arial" w:cs="Arial"/>
          <w:sz w:val="24"/>
          <w:szCs w:val="24"/>
          <w:lang w:val="es-ES" w:eastAsia="es-ES"/>
        </w:rPr>
        <w:t xml:space="preserve">el pretexto para </w:t>
      </w:r>
      <w:r w:rsidR="00C94029" w:rsidRPr="43B0161B">
        <w:rPr>
          <w:rFonts w:ascii="Arial" w:hAnsi="Arial" w:cs="Arial"/>
          <w:sz w:val="24"/>
          <w:szCs w:val="24"/>
          <w:lang w:val="es-ES" w:eastAsia="es-ES"/>
        </w:rPr>
        <w:t>lograr</w:t>
      </w:r>
      <w:r w:rsidR="00C94029">
        <w:rPr>
          <w:rFonts w:ascii="Arial" w:hAnsi="Arial" w:cs="Arial"/>
          <w:sz w:val="24"/>
          <w:szCs w:val="24"/>
          <w:lang w:val="es-ES" w:eastAsia="es-ES"/>
        </w:rPr>
        <w:t xml:space="preserve"> dicho objetivo</w:t>
      </w:r>
      <w:r w:rsidRPr="084D5270">
        <w:rPr>
          <w:rFonts w:ascii="Arial" w:hAnsi="Arial" w:cs="Arial"/>
          <w:sz w:val="24"/>
          <w:szCs w:val="24"/>
          <w:lang w:val="es-ES" w:eastAsia="es-ES"/>
        </w:rPr>
        <w:t xml:space="preserve">. </w:t>
      </w:r>
    </w:p>
    <w:p w14:paraId="4A100EDF" w14:textId="72A081B9" w:rsidR="00DB63F9" w:rsidRDefault="00C94029">
      <w:pPr>
        <w:spacing w:line="360" w:lineRule="auto"/>
        <w:ind w:right="-2" w:firstLine="708"/>
        <w:jc w:val="both"/>
        <w:rPr>
          <w:rFonts w:ascii="Arial" w:hAnsi="Arial" w:cs="Arial"/>
          <w:color w:val="000000" w:themeColor="text1"/>
          <w:sz w:val="24"/>
          <w:szCs w:val="24"/>
          <w:lang w:val="es-ES"/>
        </w:rPr>
      </w:pPr>
      <w:r>
        <w:rPr>
          <w:rFonts w:ascii="Arial" w:hAnsi="Arial" w:cs="Arial"/>
          <w:sz w:val="24"/>
          <w:szCs w:val="24"/>
          <w:lang w:val="es-ES" w:eastAsia="es-ES"/>
        </w:rPr>
        <w:t>Esta</w:t>
      </w:r>
      <w:r w:rsidRPr="084D5270">
        <w:rPr>
          <w:rFonts w:ascii="Arial" w:hAnsi="Arial" w:cs="Arial"/>
          <w:sz w:val="24"/>
          <w:szCs w:val="24"/>
          <w:lang w:val="es-ES" w:eastAsia="es-ES"/>
        </w:rPr>
        <w:t xml:space="preserve"> </w:t>
      </w:r>
      <w:r w:rsidR="591CE023" w:rsidRPr="084D5270">
        <w:rPr>
          <w:rFonts w:ascii="Arial" w:hAnsi="Arial" w:cs="Arial"/>
          <w:sz w:val="24"/>
          <w:szCs w:val="24"/>
          <w:lang w:val="es-ES" w:eastAsia="es-ES"/>
        </w:rPr>
        <w:t>e</w:t>
      </w:r>
      <w:r w:rsidR="591CE023" w:rsidRPr="084D5270">
        <w:rPr>
          <w:rFonts w:ascii="Arial" w:hAnsi="Arial" w:cs="Arial"/>
          <w:color w:val="000000" w:themeColor="text1"/>
          <w:sz w:val="24"/>
          <w:szCs w:val="24"/>
          <w:lang w:val="es-ES"/>
        </w:rPr>
        <w:t xml:space="preserve">strategia didáctica </w:t>
      </w:r>
      <w:r w:rsidR="00BB3442" w:rsidRPr="43B0161B">
        <w:rPr>
          <w:rFonts w:ascii="Arial" w:hAnsi="Arial" w:cs="Arial"/>
          <w:color w:val="000000" w:themeColor="text1"/>
          <w:sz w:val="24"/>
          <w:szCs w:val="24"/>
          <w:lang w:val="es-ES"/>
        </w:rPr>
        <w:t>implica</w:t>
      </w:r>
      <w:r w:rsidR="591CE023" w:rsidRPr="084D5270">
        <w:rPr>
          <w:rFonts w:ascii="Arial" w:hAnsi="Arial" w:cs="Arial"/>
          <w:color w:val="000000" w:themeColor="text1"/>
          <w:sz w:val="24"/>
          <w:szCs w:val="24"/>
          <w:lang w:val="es-ES"/>
        </w:rPr>
        <w:t xml:space="preserve"> la disposición del </w:t>
      </w:r>
      <w:r w:rsidR="00BB3442">
        <w:rPr>
          <w:rFonts w:ascii="Arial" w:hAnsi="Arial" w:cs="Arial"/>
          <w:color w:val="000000" w:themeColor="text1"/>
          <w:sz w:val="24"/>
          <w:szCs w:val="24"/>
          <w:lang w:val="es-ES"/>
        </w:rPr>
        <w:t xml:space="preserve">personal </w:t>
      </w:r>
      <w:r w:rsidR="591CE023" w:rsidRPr="084D5270">
        <w:rPr>
          <w:rFonts w:ascii="Arial" w:hAnsi="Arial" w:cs="Arial"/>
          <w:color w:val="000000" w:themeColor="text1"/>
          <w:sz w:val="24"/>
          <w:szCs w:val="24"/>
          <w:lang w:val="es-ES"/>
        </w:rPr>
        <w:t xml:space="preserve">docente </w:t>
      </w:r>
      <w:r w:rsidR="170C8F69" w:rsidRPr="084D5270">
        <w:rPr>
          <w:rFonts w:ascii="Arial" w:hAnsi="Arial" w:cs="Arial"/>
          <w:color w:val="000000" w:themeColor="text1"/>
          <w:sz w:val="24"/>
          <w:szCs w:val="24"/>
          <w:lang w:val="es-ES"/>
        </w:rPr>
        <w:t>p</w:t>
      </w:r>
      <w:r w:rsidR="591CE023" w:rsidRPr="084D5270">
        <w:rPr>
          <w:rFonts w:ascii="Arial" w:hAnsi="Arial" w:cs="Arial"/>
          <w:color w:val="000000" w:themeColor="text1"/>
          <w:sz w:val="24"/>
          <w:szCs w:val="24"/>
          <w:lang w:val="es-ES"/>
        </w:rPr>
        <w:t>a</w:t>
      </w:r>
      <w:r w:rsidR="2A829C3A" w:rsidRPr="084D5270">
        <w:rPr>
          <w:rFonts w:ascii="Arial" w:hAnsi="Arial" w:cs="Arial"/>
          <w:color w:val="000000" w:themeColor="text1"/>
          <w:sz w:val="24"/>
          <w:szCs w:val="24"/>
          <w:lang w:val="es-ES"/>
        </w:rPr>
        <w:t>ra</w:t>
      </w:r>
      <w:r w:rsidR="591CE023" w:rsidRPr="084D5270">
        <w:rPr>
          <w:rFonts w:ascii="Arial" w:hAnsi="Arial" w:cs="Arial"/>
          <w:color w:val="000000" w:themeColor="text1"/>
          <w:sz w:val="24"/>
          <w:szCs w:val="24"/>
          <w:lang w:val="es-ES"/>
        </w:rPr>
        <w:t xml:space="preserve"> </w:t>
      </w:r>
      <w:r w:rsidR="00BB3442">
        <w:rPr>
          <w:rFonts w:ascii="Arial" w:hAnsi="Arial" w:cs="Arial"/>
          <w:color w:val="000000" w:themeColor="text1"/>
          <w:sz w:val="24"/>
          <w:szCs w:val="24"/>
          <w:lang w:val="es-ES"/>
        </w:rPr>
        <w:t>transformar, al menos</w:t>
      </w:r>
      <w:r w:rsidR="00BB3442"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 xml:space="preserve">en </w:t>
      </w:r>
      <w:r w:rsidR="00BB3442">
        <w:rPr>
          <w:rFonts w:ascii="Arial" w:hAnsi="Arial" w:cs="Arial"/>
          <w:color w:val="000000" w:themeColor="text1"/>
          <w:sz w:val="24"/>
          <w:szCs w:val="24"/>
          <w:lang w:val="es-ES"/>
        </w:rPr>
        <w:t>parte,</w:t>
      </w:r>
      <w:r w:rsidR="00BB3442"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su práctica educativa</w:t>
      </w:r>
      <w:r w:rsidR="00CD48AE">
        <w:rPr>
          <w:rFonts w:ascii="Arial" w:hAnsi="Arial" w:cs="Arial"/>
          <w:color w:val="000000" w:themeColor="text1"/>
          <w:sz w:val="24"/>
          <w:szCs w:val="24"/>
          <w:lang w:val="es-ES"/>
        </w:rPr>
        <w:t>,</w:t>
      </w:r>
      <w:r w:rsidR="591CE023" w:rsidRPr="084D5270">
        <w:rPr>
          <w:rFonts w:ascii="Arial" w:hAnsi="Arial" w:cs="Arial"/>
          <w:color w:val="000000" w:themeColor="text1"/>
          <w:sz w:val="24"/>
          <w:szCs w:val="24"/>
          <w:lang w:val="es-ES"/>
        </w:rPr>
        <w:t xml:space="preserve"> y </w:t>
      </w:r>
      <w:r w:rsidR="00BB3442">
        <w:rPr>
          <w:rFonts w:ascii="Arial" w:hAnsi="Arial" w:cs="Arial"/>
          <w:color w:val="000000" w:themeColor="text1"/>
          <w:sz w:val="24"/>
          <w:szCs w:val="24"/>
          <w:lang w:val="es-ES"/>
        </w:rPr>
        <w:t>formarse</w:t>
      </w:r>
      <w:r w:rsidR="00BB3442"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 xml:space="preserve">en </w:t>
      </w:r>
      <w:r w:rsidR="00BB3442">
        <w:rPr>
          <w:rFonts w:ascii="Arial" w:hAnsi="Arial" w:cs="Arial"/>
          <w:color w:val="000000" w:themeColor="text1"/>
          <w:sz w:val="24"/>
          <w:szCs w:val="24"/>
          <w:lang w:val="es-ES"/>
        </w:rPr>
        <w:t>estas</w:t>
      </w:r>
      <w:r w:rsidR="00BB3442"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habilidades</w:t>
      </w:r>
      <w:r w:rsidR="00A5663F">
        <w:rPr>
          <w:rFonts w:ascii="Arial" w:hAnsi="Arial" w:cs="Arial"/>
          <w:color w:val="000000" w:themeColor="text1"/>
          <w:sz w:val="24"/>
          <w:szCs w:val="24"/>
          <w:lang w:val="es-ES"/>
        </w:rPr>
        <w:t>,</w:t>
      </w:r>
      <w:r w:rsidR="591CE023" w:rsidRPr="084D5270">
        <w:rPr>
          <w:rFonts w:ascii="Arial" w:hAnsi="Arial" w:cs="Arial"/>
          <w:color w:val="000000" w:themeColor="text1"/>
          <w:sz w:val="24"/>
          <w:szCs w:val="24"/>
          <w:lang w:val="es-ES"/>
        </w:rPr>
        <w:t xml:space="preserve"> </w:t>
      </w:r>
      <w:r w:rsidR="00A5663F" w:rsidRPr="43B0161B">
        <w:rPr>
          <w:rFonts w:ascii="Arial" w:hAnsi="Arial" w:cs="Arial"/>
          <w:color w:val="000000" w:themeColor="text1"/>
          <w:sz w:val="24"/>
          <w:szCs w:val="24"/>
          <w:lang w:val="es-ES"/>
        </w:rPr>
        <w:t>a</w:t>
      </w:r>
      <w:r w:rsidR="3B2C752C" w:rsidRPr="084D5270">
        <w:rPr>
          <w:rFonts w:ascii="Arial" w:hAnsi="Arial" w:cs="Arial"/>
          <w:color w:val="000000" w:themeColor="text1"/>
          <w:sz w:val="24"/>
          <w:szCs w:val="24"/>
          <w:lang w:val="es-ES"/>
        </w:rPr>
        <w:t xml:space="preserve"> fin de</w:t>
      </w:r>
      <w:r w:rsidR="591CE023" w:rsidRPr="084D5270">
        <w:rPr>
          <w:rFonts w:ascii="Arial" w:hAnsi="Arial" w:cs="Arial"/>
          <w:color w:val="000000" w:themeColor="text1"/>
          <w:sz w:val="24"/>
          <w:szCs w:val="24"/>
          <w:lang w:val="es-ES"/>
        </w:rPr>
        <w:t xml:space="preserve"> poder compartir</w:t>
      </w:r>
      <w:r w:rsidR="00A5663F">
        <w:rPr>
          <w:rFonts w:ascii="Arial" w:hAnsi="Arial" w:cs="Arial"/>
          <w:color w:val="000000" w:themeColor="text1"/>
          <w:sz w:val="24"/>
          <w:szCs w:val="24"/>
          <w:lang w:val="es-ES"/>
        </w:rPr>
        <w:t>las</w:t>
      </w:r>
      <w:r w:rsidR="591CE023" w:rsidRPr="084D5270">
        <w:rPr>
          <w:rFonts w:ascii="Arial" w:hAnsi="Arial" w:cs="Arial"/>
          <w:color w:val="000000" w:themeColor="text1"/>
          <w:sz w:val="24"/>
          <w:szCs w:val="24"/>
          <w:lang w:val="es-ES"/>
        </w:rPr>
        <w:t xml:space="preserve">, guiar y acompañar al </w:t>
      </w:r>
      <w:r w:rsidR="591CE023" w:rsidRPr="6C453969">
        <w:rPr>
          <w:rFonts w:ascii="Arial" w:hAnsi="Arial" w:cs="Arial"/>
          <w:color w:val="000000" w:themeColor="text1"/>
          <w:sz w:val="24"/>
          <w:szCs w:val="24"/>
          <w:lang w:val="es-ES"/>
        </w:rPr>
        <w:t>estudiante</w:t>
      </w:r>
      <w:r w:rsidR="591CE023" w:rsidRPr="084D5270">
        <w:rPr>
          <w:rFonts w:ascii="Arial" w:hAnsi="Arial" w:cs="Arial"/>
          <w:color w:val="000000" w:themeColor="text1"/>
          <w:sz w:val="24"/>
          <w:szCs w:val="24"/>
          <w:lang w:val="es-ES"/>
        </w:rPr>
        <w:t xml:space="preserve"> en el desarrollo de herramientas cognitivas</w:t>
      </w:r>
      <w:r w:rsidR="00A5663F">
        <w:rPr>
          <w:rFonts w:ascii="Arial" w:hAnsi="Arial" w:cs="Arial"/>
          <w:color w:val="000000" w:themeColor="text1"/>
          <w:sz w:val="24"/>
          <w:szCs w:val="24"/>
          <w:lang w:val="es-ES"/>
        </w:rPr>
        <w:t xml:space="preserve"> esenciales</w:t>
      </w:r>
      <w:r w:rsidR="3FAFB79B" w:rsidRPr="084D5270">
        <w:rPr>
          <w:rFonts w:ascii="Arial" w:hAnsi="Arial" w:cs="Arial"/>
          <w:color w:val="000000" w:themeColor="text1"/>
          <w:sz w:val="24"/>
          <w:szCs w:val="24"/>
          <w:lang w:val="es-ES"/>
        </w:rPr>
        <w:t>.</w:t>
      </w:r>
    </w:p>
    <w:p w14:paraId="12D4814B" w14:textId="2638A1C7" w:rsidR="00E42070" w:rsidRDefault="00DB63F9" w:rsidP="178314CE">
      <w:pPr>
        <w:spacing w:line="360" w:lineRule="auto"/>
        <w:ind w:right="-2" w:firstLine="708"/>
        <w:jc w:val="both"/>
        <w:rPr>
          <w:rFonts w:ascii="Arial" w:hAnsi="Arial" w:cs="Arial"/>
          <w:sz w:val="24"/>
          <w:szCs w:val="24"/>
        </w:rPr>
      </w:pPr>
      <w:r w:rsidRPr="178314CE">
        <w:rPr>
          <w:rFonts w:ascii="Arial" w:hAnsi="Arial" w:cs="Arial"/>
          <w:color w:val="000000" w:themeColor="text1"/>
          <w:sz w:val="24"/>
          <w:szCs w:val="24"/>
          <w:lang w:val="es-ES"/>
        </w:rPr>
        <w:t>L</w:t>
      </w:r>
      <w:r w:rsidR="38B74C75" w:rsidRPr="178314CE">
        <w:rPr>
          <w:rFonts w:ascii="Arial" w:hAnsi="Arial" w:cs="Arial"/>
          <w:color w:val="000000" w:themeColor="text1"/>
          <w:sz w:val="24"/>
          <w:szCs w:val="24"/>
          <w:lang w:val="es-ES"/>
        </w:rPr>
        <w:t>o</w:t>
      </w:r>
      <w:r w:rsidR="38B74C75" w:rsidRPr="084D5270">
        <w:rPr>
          <w:rFonts w:ascii="Arial" w:hAnsi="Arial" w:cs="Arial"/>
          <w:color w:val="000000" w:themeColor="text1"/>
          <w:sz w:val="24"/>
          <w:szCs w:val="24"/>
          <w:lang w:val="es-ES"/>
        </w:rPr>
        <w:t xml:space="preserve"> anterior</w:t>
      </w:r>
      <w:r w:rsidR="591CE023" w:rsidRPr="084D5270">
        <w:rPr>
          <w:rFonts w:ascii="Arial" w:hAnsi="Arial" w:cs="Arial"/>
          <w:color w:val="000000" w:themeColor="text1"/>
          <w:sz w:val="24"/>
          <w:szCs w:val="24"/>
          <w:lang w:val="es-ES"/>
        </w:rPr>
        <w:t xml:space="preserve"> </w:t>
      </w:r>
      <w:r w:rsidR="001D5EDC">
        <w:rPr>
          <w:rFonts w:ascii="Arial" w:hAnsi="Arial" w:cs="Arial"/>
          <w:color w:val="000000" w:themeColor="text1"/>
          <w:sz w:val="24"/>
          <w:szCs w:val="24"/>
          <w:lang w:val="es-ES"/>
        </w:rPr>
        <w:t>conlleva</w:t>
      </w:r>
      <w:r w:rsidR="001D5EDC"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un compromiso</w:t>
      </w:r>
      <w:r>
        <w:rPr>
          <w:rFonts w:ascii="Arial" w:hAnsi="Arial" w:cs="Arial"/>
          <w:color w:val="000000" w:themeColor="text1"/>
          <w:sz w:val="24"/>
          <w:szCs w:val="24"/>
          <w:lang w:val="es-ES"/>
        </w:rPr>
        <w:t xml:space="preserve"> </w:t>
      </w:r>
      <w:r w:rsidR="001D5EDC">
        <w:rPr>
          <w:rFonts w:ascii="Arial" w:hAnsi="Arial" w:cs="Arial"/>
          <w:color w:val="000000" w:themeColor="text1"/>
          <w:sz w:val="24"/>
          <w:szCs w:val="24"/>
          <w:lang w:val="es-ES"/>
        </w:rPr>
        <w:t>con</w:t>
      </w:r>
      <w:r w:rsidR="001D5EDC"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el proceso educativo</w:t>
      </w:r>
      <w:r w:rsidR="001D5EDC">
        <w:rPr>
          <w:rFonts w:ascii="Arial" w:hAnsi="Arial" w:cs="Arial"/>
          <w:color w:val="000000" w:themeColor="text1"/>
          <w:sz w:val="24"/>
          <w:szCs w:val="24"/>
          <w:lang w:val="es-ES"/>
        </w:rPr>
        <w:t xml:space="preserve"> </w:t>
      </w:r>
      <w:r w:rsidR="001D5EDC" w:rsidRPr="43B0161B">
        <w:rPr>
          <w:rFonts w:ascii="Arial" w:hAnsi="Arial" w:cs="Arial"/>
          <w:color w:val="000000" w:themeColor="text1"/>
          <w:sz w:val="24"/>
          <w:szCs w:val="24"/>
          <w:lang w:val="es-ES"/>
        </w:rPr>
        <w:t>y</w:t>
      </w:r>
      <w:r w:rsidR="001D5EDC">
        <w:rPr>
          <w:rFonts w:ascii="Arial" w:hAnsi="Arial" w:cs="Arial"/>
          <w:color w:val="000000" w:themeColor="text1"/>
          <w:sz w:val="24"/>
          <w:szCs w:val="24"/>
          <w:lang w:val="es-ES"/>
        </w:rPr>
        <w:t xml:space="preserve"> con</w:t>
      </w:r>
      <w:r w:rsidR="24ACD681"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 xml:space="preserve">las responsabilidades que implica el cambio y la </w:t>
      </w:r>
      <w:r w:rsidR="001D5EDC">
        <w:rPr>
          <w:rFonts w:ascii="Arial" w:hAnsi="Arial" w:cs="Arial"/>
          <w:color w:val="000000" w:themeColor="text1"/>
          <w:sz w:val="24"/>
          <w:szCs w:val="24"/>
          <w:lang w:val="es-ES"/>
        </w:rPr>
        <w:t>implementación</w:t>
      </w:r>
      <w:r w:rsidR="001D5EDC"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 xml:space="preserve">de nuevos esquemas, </w:t>
      </w:r>
      <w:r w:rsidR="001D5EDC">
        <w:rPr>
          <w:rFonts w:ascii="Arial" w:hAnsi="Arial" w:cs="Arial"/>
          <w:color w:val="000000" w:themeColor="text1"/>
          <w:sz w:val="24"/>
          <w:szCs w:val="24"/>
          <w:lang w:val="es-ES"/>
        </w:rPr>
        <w:t xml:space="preserve">en los </w:t>
      </w:r>
      <w:r w:rsidR="001D5EDC" w:rsidRPr="43B0161B">
        <w:rPr>
          <w:rFonts w:ascii="Arial" w:hAnsi="Arial" w:cs="Arial"/>
          <w:color w:val="000000" w:themeColor="text1"/>
          <w:sz w:val="24"/>
          <w:szCs w:val="24"/>
          <w:lang w:val="es-ES"/>
        </w:rPr>
        <w:t>cuales</w:t>
      </w:r>
      <w:r w:rsidR="591CE023" w:rsidRPr="084D5270">
        <w:rPr>
          <w:rFonts w:ascii="Arial" w:hAnsi="Arial" w:cs="Arial"/>
          <w:color w:val="000000" w:themeColor="text1"/>
          <w:sz w:val="24"/>
          <w:szCs w:val="24"/>
          <w:lang w:val="es-ES"/>
        </w:rPr>
        <w:t xml:space="preserve"> no s</w:t>
      </w:r>
      <w:r w:rsidR="5EF316C7" w:rsidRPr="084D5270">
        <w:rPr>
          <w:rFonts w:ascii="Arial" w:hAnsi="Arial" w:cs="Arial"/>
          <w:color w:val="000000" w:themeColor="text1"/>
          <w:sz w:val="24"/>
          <w:szCs w:val="24"/>
          <w:lang w:val="es-ES"/>
        </w:rPr>
        <w:t>ó</w:t>
      </w:r>
      <w:r w:rsidR="591CE023" w:rsidRPr="084D5270">
        <w:rPr>
          <w:rFonts w:ascii="Arial" w:hAnsi="Arial" w:cs="Arial"/>
          <w:color w:val="000000" w:themeColor="text1"/>
          <w:sz w:val="24"/>
          <w:szCs w:val="24"/>
          <w:lang w:val="es-ES"/>
        </w:rPr>
        <w:t xml:space="preserve">lo se dicte, se pregunte </w:t>
      </w:r>
      <w:r w:rsidR="002C45C7">
        <w:rPr>
          <w:rFonts w:ascii="Arial" w:hAnsi="Arial" w:cs="Arial"/>
          <w:color w:val="000000" w:themeColor="text1"/>
          <w:sz w:val="24"/>
          <w:szCs w:val="24"/>
          <w:lang w:val="es-ES"/>
        </w:rPr>
        <w:t>o</w:t>
      </w:r>
      <w:r w:rsidR="002C45C7"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se eval</w:t>
      </w:r>
      <w:r w:rsidR="763D009F" w:rsidRPr="084D5270">
        <w:rPr>
          <w:rFonts w:ascii="Arial" w:hAnsi="Arial" w:cs="Arial"/>
          <w:color w:val="000000" w:themeColor="text1"/>
          <w:sz w:val="24"/>
          <w:szCs w:val="24"/>
          <w:lang w:val="es-ES"/>
        </w:rPr>
        <w:t>úe</w:t>
      </w:r>
      <w:r w:rsidR="591CE023" w:rsidRPr="084D5270">
        <w:rPr>
          <w:rFonts w:ascii="Arial" w:hAnsi="Arial" w:cs="Arial"/>
          <w:color w:val="000000" w:themeColor="text1"/>
          <w:sz w:val="24"/>
          <w:szCs w:val="24"/>
          <w:lang w:val="es-ES"/>
        </w:rPr>
        <w:t xml:space="preserve">, sino </w:t>
      </w:r>
      <w:r w:rsidR="3C629371" w:rsidRPr="084D5270">
        <w:rPr>
          <w:rFonts w:ascii="Arial" w:hAnsi="Arial" w:cs="Arial"/>
          <w:color w:val="000000" w:themeColor="text1"/>
          <w:sz w:val="24"/>
          <w:szCs w:val="24"/>
          <w:lang w:val="es-ES"/>
        </w:rPr>
        <w:t xml:space="preserve">que se </w:t>
      </w:r>
      <w:r w:rsidR="002C45C7">
        <w:rPr>
          <w:rFonts w:ascii="Arial" w:hAnsi="Arial" w:cs="Arial"/>
          <w:color w:val="000000" w:themeColor="text1"/>
          <w:sz w:val="24"/>
          <w:szCs w:val="24"/>
          <w:lang w:val="es-ES"/>
        </w:rPr>
        <w:t>proporcionen</w:t>
      </w:r>
      <w:r w:rsidR="00CA0A99">
        <w:rPr>
          <w:rFonts w:ascii="Arial" w:hAnsi="Arial" w:cs="Arial"/>
          <w:color w:val="000000" w:themeColor="text1"/>
          <w:sz w:val="24"/>
          <w:szCs w:val="24"/>
          <w:lang w:val="es-ES"/>
        </w:rPr>
        <w:t xml:space="preserve"> a los estudiantes</w:t>
      </w:r>
      <w:r w:rsidR="002C45C7" w:rsidRPr="084D5270">
        <w:rPr>
          <w:rFonts w:ascii="Arial" w:hAnsi="Arial" w:cs="Arial"/>
          <w:color w:val="000000" w:themeColor="text1"/>
          <w:sz w:val="24"/>
          <w:szCs w:val="24"/>
          <w:lang w:val="es-ES"/>
        </w:rPr>
        <w:t xml:space="preserve"> </w:t>
      </w:r>
      <w:r w:rsidR="591CE023" w:rsidRPr="084D5270">
        <w:rPr>
          <w:rFonts w:ascii="Arial" w:hAnsi="Arial" w:cs="Arial"/>
          <w:color w:val="000000" w:themeColor="text1"/>
          <w:sz w:val="24"/>
          <w:szCs w:val="24"/>
          <w:lang w:val="es-ES"/>
        </w:rPr>
        <w:t xml:space="preserve">las herramientas cognitivas para enfrentar </w:t>
      </w:r>
      <w:r w:rsidR="003A5F1D">
        <w:rPr>
          <w:rFonts w:ascii="Arial" w:hAnsi="Arial" w:cs="Arial"/>
          <w:sz w:val="24"/>
          <w:szCs w:val="24"/>
        </w:rPr>
        <w:t xml:space="preserve">los retos </w:t>
      </w:r>
      <w:r w:rsidR="591CE023" w:rsidRPr="43B0161B">
        <w:rPr>
          <w:rFonts w:ascii="Arial" w:hAnsi="Arial" w:cs="Arial"/>
          <w:sz w:val="24"/>
          <w:szCs w:val="24"/>
        </w:rPr>
        <w:t>académic</w:t>
      </w:r>
      <w:r w:rsidR="003A5F1D" w:rsidRPr="43B0161B">
        <w:rPr>
          <w:rFonts w:ascii="Arial" w:hAnsi="Arial" w:cs="Arial"/>
          <w:sz w:val="24"/>
          <w:szCs w:val="24"/>
        </w:rPr>
        <w:t>o</w:t>
      </w:r>
      <w:r w:rsidR="591CE023" w:rsidRPr="43B0161B">
        <w:rPr>
          <w:rFonts w:ascii="Arial" w:hAnsi="Arial" w:cs="Arial"/>
          <w:sz w:val="24"/>
          <w:szCs w:val="24"/>
        </w:rPr>
        <w:t xml:space="preserve">s </w:t>
      </w:r>
      <w:r w:rsidR="003A5F1D" w:rsidRPr="43B0161B">
        <w:rPr>
          <w:rFonts w:ascii="Arial" w:hAnsi="Arial" w:cs="Arial"/>
          <w:sz w:val="24"/>
          <w:szCs w:val="24"/>
        </w:rPr>
        <w:t>que</w:t>
      </w:r>
      <w:r w:rsidR="003A5F1D">
        <w:rPr>
          <w:rFonts w:ascii="Arial" w:hAnsi="Arial" w:cs="Arial"/>
          <w:sz w:val="24"/>
          <w:szCs w:val="24"/>
        </w:rPr>
        <w:t xml:space="preserve"> encontrará</w:t>
      </w:r>
      <w:r w:rsidR="00CA0A99">
        <w:rPr>
          <w:rFonts w:ascii="Arial" w:hAnsi="Arial" w:cs="Arial"/>
          <w:sz w:val="24"/>
          <w:szCs w:val="24"/>
        </w:rPr>
        <w:t>n</w:t>
      </w:r>
      <w:r w:rsidR="003A5F1D">
        <w:rPr>
          <w:rFonts w:ascii="Arial" w:hAnsi="Arial" w:cs="Arial"/>
          <w:sz w:val="24"/>
          <w:szCs w:val="24"/>
        </w:rPr>
        <w:t xml:space="preserve"> a lo largo de</w:t>
      </w:r>
      <w:r w:rsidR="591CE023" w:rsidRPr="084D5270">
        <w:rPr>
          <w:rFonts w:ascii="Arial" w:hAnsi="Arial" w:cs="Arial"/>
          <w:sz w:val="24"/>
          <w:szCs w:val="24"/>
        </w:rPr>
        <w:t xml:space="preserve"> su vida escolar.</w:t>
      </w:r>
    </w:p>
    <w:p w14:paraId="701082CD" w14:textId="5C3D907D" w:rsidR="084D5270" w:rsidRDefault="084D5270" w:rsidP="084D5270">
      <w:pPr>
        <w:spacing w:line="360" w:lineRule="auto"/>
        <w:jc w:val="both"/>
        <w:rPr>
          <w:rFonts w:ascii="Arial" w:hAnsi="Arial" w:cs="Arial"/>
          <w:sz w:val="24"/>
          <w:szCs w:val="24"/>
        </w:rPr>
      </w:pPr>
    </w:p>
    <w:p w14:paraId="0E27B00A" w14:textId="37E8B942" w:rsidR="007B5FF6" w:rsidRDefault="255C2223" w:rsidP="084D5270">
      <w:pPr>
        <w:spacing w:line="360" w:lineRule="auto"/>
        <w:jc w:val="both"/>
        <w:rPr>
          <w:rFonts w:ascii="Arial" w:hAnsi="Arial" w:cs="Arial"/>
          <w:b/>
          <w:bCs/>
          <w:sz w:val="24"/>
          <w:szCs w:val="24"/>
        </w:rPr>
      </w:pPr>
      <w:r w:rsidRPr="084D5270">
        <w:rPr>
          <w:rFonts w:ascii="Arial" w:hAnsi="Arial" w:cs="Arial"/>
          <w:b/>
          <w:bCs/>
          <w:sz w:val="24"/>
          <w:szCs w:val="24"/>
        </w:rPr>
        <w:t>La mente: herramienta cognitiva</w:t>
      </w:r>
    </w:p>
    <w:p w14:paraId="19C6964F" w14:textId="6421FD55" w:rsidR="00FD2DAB" w:rsidRDefault="68D72CB7" w:rsidP="006D0552">
      <w:pPr>
        <w:tabs>
          <w:tab w:val="left" w:pos="567"/>
        </w:tabs>
        <w:spacing w:line="360" w:lineRule="auto"/>
        <w:jc w:val="both"/>
        <w:rPr>
          <w:rFonts w:ascii="Arial" w:hAnsi="Arial" w:cs="Arial"/>
          <w:sz w:val="24"/>
          <w:szCs w:val="24"/>
        </w:rPr>
      </w:pPr>
      <w:r w:rsidRPr="084D5270">
        <w:rPr>
          <w:rFonts w:ascii="Arial" w:hAnsi="Arial" w:cs="Arial"/>
          <w:sz w:val="24"/>
          <w:szCs w:val="24"/>
        </w:rPr>
        <w:t xml:space="preserve">Desde la </w:t>
      </w:r>
      <w:r w:rsidR="1C48B584" w:rsidRPr="084D5270">
        <w:rPr>
          <w:rFonts w:ascii="Arial" w:hAnsi="Arial" w:cs="Arial"/>
          <w:sz w:val="24"/>
          <w:szCs w:val="24"/>
        </w:rPr>
        <w:t>A</w:t>
      </w:r>
      <w:r w:rsidRPr="084D5270">
        <w:rPr>
          <w:rFonts w:ascii="Arial" w:hAnsi="Arial" w:cs="Arial"/>
          <w:sz w:val="24"/>
          <w:szCs w:val="24"/>
        </w:rPr>
        <w:t xml:space="preserve">ntigüedad, </w:t>
      </w:r>
      <w:r w:rsidR="4C2F1486" w:rsidRPr="084D5270">
        <w:rPr>
          <w:rFonts w:ascii="Arial" w:hAnsi="Arial" w:cs="Arial"/>
          <w:sz w:val="24"/>
          <w:szCs w:val="24"/>
        </w:rPr>
        <w:t>el ser humano</w:t>
      </w:r>
      <w:r w:rsidR="61361499" w:rsidRPr="084D5270">
        <w:rPr>
          <w:rFonts w:ascii="Arial" w:hAnsi="Arial" w:cs="Arial"/>
          <w:sz w:val="24"/>
          <w:szCs w:val="24"/>
        </w:rPr>
        <w:t xml:space="preserve"> se ha visto en la necesidad</w:t>
      </w:r>
      <w:r w:rsidR="3E335A5B" w:rsidRPr="084D5270">
        <w:rPr>
          <w:rFonts w:ascii="Arial" w:hAnsi="Arial" w:cs="Arial"/>
          <w:sz w:val="24"/>
          <w:szCs w:val="24"/>
        </w:rPr>
        <w:t xml:space="preserve"> de crear herramie</w:t>
      </w:r>
      <w:r w:rsidR="18EBDEAC" w:rsidRPr="084D5270">
        <w:rPr>
          <w:rFonts w:ascii="Arial" w:hAnsi="Arial" w:cs="Arial"/>
          <w:sz w:val="24"/>
          <w:szCs w:val="24"/>
        </w:rPr>
        <w:t>ntas que ayuden</w:t>
      </w:r>
      <w:r w:rsidR="1F3ECBD1" w:rsidRPr="084D5270">
        <w:rPr>
          <w:rFonts w:ascii="Arial" w:hAnsi="Arial" w:cs="Arial"/>
          <w:sz w:val="24"/>
          <w:szCs w:val="24"/>
        </w:rPr>
        <w:t xml:space="preserve"> en el trabajo</w:t>
      </w:r>
      <w:r w:rsidR="00CA20C1" w:rsidRPr="43B0161B">
        <w:rPr>
          <w:rFonts w:ascii="Arial" w:hAnsi="Arial" w:cs="Arial"/>
          <w:sz w:val="24"/>
          <w:szCs w:val="24"/>
        </w:rPr>
        <w:t>,</w:t>
      </w:r>
      <w:r w:rsidR="1F3ECBD1" w:rsidRPr="084D5270">
        <w:rPr>
          <w:rFonts w:ascii="Arial" w:hAnsi="Arial" w:cs="Arial"/>
          <w:sz w:val="24"/>
          <w:szCs w:val="24"/>
        </w:rPr>
        <w:t xml:space="preserve"> </w:t>
      </w:r>
      <w:r w:rsidR="43F0A728" w:rsidRPr="084D5270">
        <w:rPr>
          <w:rFonts w:ascii="Arial" w:hAnsi="Arial" w:cs="Arial"/>
          <w:sz w:val="24"/>
          <w:szCs w:val="24"/>
        </w:rPr>
        <w:t xml:space="preserve">y </w:t>
      </w:r>
      <w:r w:rsidR="1F6B5567" w:rsidRPr="084D5270">
        <w:rPr>
          <w:rFonts w:ascii="Arial" w:hAnsi="Arial" w:cs="Arial"/>
          <w:sz w:val="24"/>
          <w:szCs w:val="24"/>
        </w:rPr>
        <w:t xml:space="preserve">para </w:t>
      </w:r>
      <w:r w:rsidR="62E1B61C" w:rsidRPr="084D5270">
        <w:rPr>
          <w:rFonts w:ascii="Arial" w:hAnsi="Arial" w:cs="Arial"/>
          <w:sz w:val="24"/>
          <w:szCs w:val="24"/>
        </w:rPr>
        <w:t>hablar de herramientas hay que remontarse hasta los orígenes de</w:t>
      </w:r>
      <w:r w:rsidR="18166311" w:rsidRPr="084D5270">
        <w:rPr>
          <w:rFonts w:ascii="Arial" w:hAnsi="Arial" w:cs="Arial"/>
          <w:sz w:val="24"/>
          <w:szCs w:val="24"/>
        </w:rPr>
        <w:t xml:space="preserve"> </w:t>
      </w:r>
      <w:r w:rsidR="62E1B61C" w:rsidRPr="084D5270">
        <w:rPr>
          <w:rFonts w:ascii="Arial" w:hAnsi="Arial" w:cs="Arial"/>
          <w:sz w:val="24"/>
          <w:szCs w:val="24"/>
        </w:rPr>
        <w:t>l</w:t>
      </w:r>
      <w:r w:rsidR="18166311" w:rsidRPr="084D5270">
        <w:rPr>
          <w:rFonts w:ascii="Arial" w:hAnsi="Arial" w:cs="Arial"/>
          <w:sz w:val="24"/>
          <w:szCs w:val="24"/>
        </w:rPr>
        <w:t>a</w:t>
      </w:r>
      <w:r w:rsidR="62E1B61C" w:rsidRPr="084D5270">
        <w:rPr>
          <w:rFonts w:ascii="Arial" w:hAnsi="Arial" w:cs="Arial"/>
          <w:sz w:val="24"/>
          <w:szCs w:val="24"/>
        </w:rPr>
        <w:t xml:space="preserve"> h</w:t>
      </w:r>
      <w:r w:rsidR="25C43DE7" w:rsidRPr="084D5270">
        <w:rPr>
          <w:rFonts w:ascii="Arial" w:hAnsi="Arial" w:cs="Arial"/>
          <w:sz w:val="24"/>
          <w:szCs w:val="24"/>
        </w:rPr>
        <w:t>umanidad</w:t>
      </w:r>
      <w:r w:rsidR="65013F78" w:rsidRPr="084D5270">
        <w:rPr>
          <w:rFonts w:ascii="Arial" w:hAnsi="Arial" w:cs="Arial"/>
          <w:sz w:val="24"/>
          <w:szCs w:val="24"/>
        </w:rPr>
        <w:t>,</w:t>
      </w:r>
      <w:r w:rsidR="62E1B61C" w:rsidRPr="084D5270">
        <w:rPr>
          <w:rFonts w:ascii="Arial" w:hAnsi="Arial" w:cs="Arial"/>
          <w:sz w:val="24"/>
          <w:szCs w:val="24"/>
        </w:rPr>
        <w:t xml:space="preserve"> porque, desde</w:t>
      </w:r>
      <w:r w:rsidR="30FB019F" w:rsidRPr="084D5270">
        <w:rPr>
          <w:rFonts w:ascii="Arial" w:hAnsi="Arial" w:cs="Arial"/>
          <w:sz w:val="24"/>
          <w:szCs w:val="24"/>
        </w:rPr>
        <w:t xml:space="preserve"> </w:t>
      </w:r>
      <w:r w:rsidR="62E1B61C" w:rsidRPr="084D5270">
        <w:rPr>
          <w:rFonts w:ascii="Arial" w:hAnsi="Arial" w:cs="Arial"/>
          <w:sz w:val="24"/>
          <w:szCs w:val="24"/>
        </w:rPr>
        <w:t>siempre</w:t>
      </w:r>
      <w:r w:rsidR="756FC8A7" w:rsidRPr="084D5270">
        <w:rPr>
          <w:rFonts w:ascii="Arial" w:hAnsi="Arial" w:cs="Arial"/>
          <w:sz w:val="24"/>
          <w:szCs w:val="24"/>
        </w:rPr>
        <w:t xml:space="preserve"> (como hace mención Luis Schvab en su libro </w:t>
      </w:r>
      <w:r w:rsidR="756FC8A7" w:rsidRPr="084D5270">
        <w:rPr>
          <w:rFonts w:ascii="Arial" w:hAnsi="Arial" w:cs="Arial"/>
          <w:i/>
          <w:iCs/>
          <w:sz w:val="24"/>
          <w:szCs w:val="24"/>
        </w:rPr>
        <w:t>Máquinas y herramientas</w:t>
      </w:r>
      <w:r w:rsidR="756FC8A7" w:rsidRPr="084D5270">
        <w:rPr>
          <w:rFonts w:ascii="Arial" w:hAnsi="Arial" w:cs="Arial"/>
          <w:sz w:val="24"/>
          <w:szCs w:val="24"/>
        </w:rPr>
        <w:t>)</w:t>
      </w:r>
      <w:r w:rsidR="62E1B61C" w:rsidRPr="084D5270">
        <w:rPr>
          <w:rFonts w:ascii="Arial" w:hAnsi="Arial" w:cs="Arial"/>
          <w:sz w:val="24"/>
          <w:szCs w:val="24"/>
        </w:rPr>
        <w:t xml:space="preserve"> l</w:t>
      </w:r>
      <w:r w:rsidR="5239A5CD" w:rsidRPr="084D5270">
        <w:rPr>
          <w:rFonts w:ascii="Arial" w:hAnsi="Arial" w:cs="Arial"/>
          <w:sz w:val="24"/>
          <w:szCs w:val="24"/>
        </w:rPr>
        <w:t>a</w:t>
      </w:r>
      <w:r w:rsidR="62E1B61C" w:rsidRPr="084D5270">
        <w:rPr>
          <w:rFonts w:ascii="Arial" w:hAnsi="Arial" w:cs="Arial"/>
          <w:sz w:val="24"/>
          <w:szCs w:val="24"/>
        </w:rPr>
        <w:t xml:space="preserve"> </w:t>
      </w:r>
      <w:r w:rsidR="4EE9F608" w:rsidRPr="084D5270">
        <w:rPr>
          <w:rFonts w:ascii="Arial" w:hAnsi="Arial" w:cs="Arial"/>
          <w:sz w:val="24"/>
          <w:szCs w:val="24"/>
        </w:rPr>
        <w:t xml:space="preserve">han </w:t>
      </w:r>
      <w:r w:rsidR="62E1B61C" w:rsidRPr="084D5270">
        <w:rPr>
          <w:rFonts w:ascii="Arial" w:hAnsi="Arial" w:cs="Arial"/>
          <w:sz w:val="24"/>
          <w:szCs w:val="24"/>
        </w:rPr>
        <w:t>acompaña</w:t>
      </w:r>
      <w:r w:rsidR="15DE3178" w:rsidRPr="084D5270">
        <w:rPr>
          <w:rFonts w:ascii="Arial" w:hAnsi="Arial" w:cs="Arial"/>
          <w:sz w:val="24"/>
          <w:szCs w:val="24"/>
        </w:rPr>
        <w:t>do</w:t>
      </w:r>
      <w:r w:rsidR="30FB019F" w:rsidRPr="084D5270">
        <w:rPr>
          <w:rFonts w:ascii="Arial" w:hAnsi="Arial" w:cs="Arial"/>
          <w:sz w:val="24"/>
          <w:szCs w:val="24"/>
        </w:rPr>
        <w:t xml:space="preserve"> </w:t>
      </w:r>
      <w:r w:rsidR="62E1B61C" w:rsidRPr="084D5270">
        <w:rPr>
          <w:rFonts w:ascii="Arial" w:hAnsi="Arial" w:cs="Arial"/>
          <w:sz w:val="24"/>
          <w:szCs w:val="24"/>
        </w:rPr>
        <w:t>en su evolución</w:t>
      </w:r>
      <w:r w:rsidR="00557F49">
        <w:rPr>
          <w:rFonts w:ascii="Arial" w:hAnsi="Arial" w:cs="Arial"/>
          <w:sz w:val="24"/>
          <w:szCs w:val="24"/>
        </w:rPr>
        <w:t>,</w:t>
      </w:r>
      <w:r w:rsidR="1F6B5567" w:rsidRPr="084D5270">
        <w:rPr>
          <w:rFonts w:ascii="Arial" w:hAnsi="Arial" w:cs="Arial"/>
          <w:sz w:val="24"/>
          <w:szCs w:val="24"/>
        </w:rPr>
        <w:t xml:space="preserve"> y c</w:t>
      </w:r>
      <w:r w:rsidR="62E1B61C" w:rsidRPr="084D5270">
        <w:rPr>
          <w:rFonts w:ascii="Arial" w:hAnsi="Arial" w:cs="Arial"/>
          <w:sz w:val="24"/>
          <w:szCs w:val="24"/>
        </w:rPr>
        <w:t>uando</w:t>
      </w:r>
      <w:r w:rsidR="30FB019F" w:rsidRPr="084D5270">
        <w:rPr>
          <w:rFonts w:ascii="Arial" w:hAnsi="Arial" w:cs="Arial"/>
          <w:sz w:val="24"/>
          <w:szCs w:val="24"/>
        </w:rPr>
        <w:t xml:space="preserve"> </w:t>
      </w:r>
      <w:r w:rsidR="0A3DBBE1" w:rsidRPr="084D5270">
        <w:rPr>
          <w:rFonts w:ascii="Arial" w:hAnsi="Arial" w:cs="Arial"/>
          <w:sz w:val="24"/>
          <w:szCs w:val="24"/>
        </w:rPr>
        <w:t>sus</w:t>
      </w:r>
      <w:r w:rsidR="62E1B61C" w:rsidRPr="084D5270">
        <w:rPr>
          <w:rFonts w:ascii="Arial" w:hAnsi="Arial" w:cs="Arial"/>
          <w:sz w:val="24"/>
          <w:szCs w:val="24"/>
        </w:rPr>
        <w:t xml:space="preserve"> manos ya</w:t>
      </w:r>
      <w:r w:rsidR="30FB019F" w:rsidRPr="084D5270">
        <w:rPr>
          <w:rFonts w:ascii="Arial" w:hAnsi="Arial" w:cs="Arial"/>
          <w:sz w:val="24"/>
          <w:szCs w:val="24"/>
        </w:rPr>
        <w:t xml:space="preserve"> </w:t>
      </w:r>
      <w:r w:rsidR="62E1B61C" w:rsidRPr="084D5270">
        <w:rPr>
          <w:rFonts w:ascii="Arial" w:hAnsi="Arial" w:cs="Arial"/>
          <w:sz w:val="24"/>
          <w:szCs w:val="24"/>
        </w:rPr>
        <w:t xml:space="preserve">no eran </w:t>
      </w:r>
      <w:proofErr w:type="spellStart"/>
      <w:r w:rsidR="62E1B61C" w:rsidRPr="084D5270">
        <w:rPr>
          <w:rFonts w:ascii="Arial" w:hAnsi="Arial" w:cs="Arial"/>
          <w:sz w:val="24"/>
          <w:szCs w:val="24"/>
        </w:rPr>
        <w:t>suﬁcientes</w:t>
      </w:r>
      <w:proofErr w:type="spellEnd"/>
      <w:r w:rsidR="30FB019F" w:rsidRPr="084D5270">
        <w:rPr>
          <w:rFonts w:ascii="Arial" w:hAnsi="Arial" w:cs="Arial"/>
          <w:sz w:val="24"/>
          <w:szCs w:val="24"/>
        </w:rPr>
        <w:t xml:space="preserve"> </w:t>
      </w:r>
      <w:r w:rsidR="62E1B61C" w:rsidRPr="084D5270">
        <w:rPr>
          <w:rFonts w:ascii="Arial" w:hAnsi="Arial" w:cs="Arial"/>
          <w:sz w:val="24"/>
          <w:szCs w:val="24"/>
        </w:rPr>
        <w:t>para</w:t>
      </w:r>
      <w:r w:rsidR="30FB019F" w:rsidRPr="084D5270">
        <w:rPr>
          <w:rFonts w:ascii="Arial" w:hAnsi="Arial" w:cs="Arial"/>
          <w:sz w:val="24"/>
          <w:szCs w:val="24"/>
        </w:rPr>
        <w:t xml:space="preserve"> </w:t>
      </w:r>
      <w:r w:rsidR="62E1B61C" w:rsidRPr="084D5270">
        <w:rPr>
          <w:rFonts w:ascii="Arial" w:hAnsi="Arial" w:cs="Arial"/>
          <w:sz w:val="24"/>
          <w:szCs w:val="24"/>
        </w:rPr>
        <w:t>realizar</w:t>
      </w:r>
      <w:r w:rsidR="30FB019F" w:rsidRPr="084D5270">
        <w:rPr>
          <w:rFonts w:ascii="Arial" w:hAnsi="Arial" w:cs="Arial"/>
          <w:sz w:val="24"/>
          <w:szCs w:val="24"/>
        </w:rPr>
        <w:t xml:space="preserve"> </w:t>
      </w:r>
      <w:r w:rsidR="62E1B61C" w:rsidRPr="084D5270">
        <w:rPr>
          <w:rFonts w:ascii="Arial" w:hAnsi="Arial" w:cs="Arial"/>
          <w:sz w:val="24"/>
          <w:szCs w:val="24"/>
        </w:rPr>
        <w:t>alguna</w:t>
      </w:r>
      <w:r w:rsidR="30FB019F" w:rsidRPr="084D5270">
        <w:rPr>
          <w:rFonts w:ascii="Arial" w:hAnsi="Arial" w:cs="Arial"/>
          <w:sz w:val="24"/>
          <w:szCs w:val="24"/>
        </w:rPr>
        <w:t xml:space="preserve"> </w:t>
      </w:r>
      <w:r w:rsidR="62E1B61C" w:rsidRPr="084D5270">
        <w:rPr>
          <w:rFonts w:ascii="Arial" w:hAnsi="Arial" w:cs="Arial"/>
          <w:sz w:val="24"/>
          <w:szCs w:val="24"/>
        </w:rPr>
        <w:t>tarea</w:t>
      </w:r>
      <w:r w:rsidR="1F6B5567" w:rsidRPr="084D5270">
        <w:rPr>
          <w:rFonts w:ascii="Arial" w:hAnsi="Arial" w:cs="Arial"/>
          <w:sz w:val="24"/>
          <w:szCs w:val="24"/>
        </w:rPr>
        <w:t xml:space="preserve"> o trabajo</w:t>
      </w:r>
      <w:r w:rsidR="30FB019F" w:rsidRPr="084D5270">
        <w:rPr>
          <w:rFonts w:ascii="Arial" w:hAnsi="Arial" w:cs="Arial"/>
          <w:sz w:val="24"/>
          <w:szCs w:val="24"/>
        </w:rPr>
        <w:t xml:space="preserve"> </w:t>
      </w:r>
      <w:r w:rsidR="62E1B61C" w:rsidRPr="084D5270">
        <w:rPr>
          <w:rFonts w:ascii="Arial" w:hAnsi="Arial" w:cs="Arial"/>
          <w:sz w:val="24"/>
          <w:szCs w:val="24"/>
        </w:rPr>
        <w:t>necesitó</w:t>
      </w:r>
      <w:r w:rsidR="30FB019F" w:rsidRPr="084D5270">
        <w:rPr>
          <w:rFonts w:ascii="Arial" w:hAnsi="Arial" w:cs="Arial"/>
          <w:sz w:val="24"/>
          <w:szCs w:val="24"/>
        </w:rPr>
        <w:t xml:space="preserve"> </w:t>
      </w:r>
      <w:r w:rsidR="62E1B61C" w:rsidRPr="084D5270">
        <w:rPr>
          <w:rFonts w:ascii="Arial" w:hAnsi="Arial" w:cs="Arial"/>
          <w:sz w:val="24"/>
          <w:szCs w:val="24"/>
        </w:rPr>
        <w:t>algún</w:t>
      </w:r>
      <w:r w:rsidR="30FB019F" w:rsidRPr="084D5270">
        <w:rPr>
          <w:rFonts w:ascii="Arial" w:hAnsi="Arial" w:cs="Arial"/>
          <w:sz w:val="24"/>
          <w:szCs w:val="24"/>
        </w:rPr>
        <w:t xml:space="preserve"> </w:t>
      </w:r>
      <w:r w:rsidR="62E1B61C" w:rsidRPr="084D5270">
        <w:rPr>
          <w:rFonts w:ascii="Arial" w:hAnsi="Arial" w:cs="Arial"/>
          <w:sz w:val="24"/>
          <w:szCs w:val="24"/>
        </w:rPr>
        <w:t>objeto o dispositivo</w:t>
      </w:r>
      <w:r w:rsidR="30FB019F" w:rsidRPr="084D5270">
        <w:rPr>
          <w:rFonts w:ascii="Arial" w:hAnsi="Arial" w:cs="Arial"/>
          <w:sz w:val="24"/>
          <w:szCs w:val="24"/>
        </w:rPr>
        <w:t xml:space="preserve"> </w:t>
      </w:r>
      <w:r w:rsidR="4CBCC6A5" w:rsidRPr="084D5270">
        <w:rPr>
          <w:rFonts w:ascii="Arial" w:hAnsi="Arial" w:cs="Arial"/>
          <w:sz w:val="24"/>
          <w:szCs w:val="24"/>
        </w:rPr>
        <w:t>con que</w:t>
      </w:r>
      <w:r w:rsidR="30FB019F" w:rsidRPr="084D5270">
        <w:rPr>
          <w:rFonts w:ascii="Arial" w:hAnsi="Arial" w:cs="Arial"/>
          <w:sz w:val="24"/>
          <w:szCs w:val="24"/>
        </w:rPr>
        <w:t xml:space="preserve"> </w:t>
      </w:r>
      <w:r w:rsidR="62E1B61C" w:rsidRPr="084D5270">
        <w:rPr>
          <w:rFonts w:ascii="Arial" w:hAnsi="Arial" w:cs="Arial"/>
          <w:sz w:val="24"/>
          <w:szCs w:val="24"/>
        </w:rPr>
        <w:t>ayudarse</w:t>
      </w:r>
      <w:r w:rsidR="51EAEB80" w:rsidRPr="084D5270">
        <w:rPr>
          <w:rFonts w:ascii="Arial" w:hAnsi="Arial" w:cs="Arial"/>
          <w:sz w:val="24"/>
          <w:szCs w:val="24"/>
        </w:rPr>
        <w:t>. A</w:t>
      </w:r>
      <w:r w:rsidR="62E1B61C" w:rsidRPr="084D5270">
        <w:rPr>
          <w:rFonts w:ascii="Arial" w:hAnsi="Arial" w:cs="Arial"/>
          <w:sz w:val="24"/>
          <w:szCs w:val="24"/>
        </w:rPr>
        <w:t>sí</w:t>
      </w:r>
      <w:r w:rsidR="30FB019F" w:rsidRPr="084D5270">
        <w:rPr>
          <w:rFonts w:ascii="Arial" w:hAnsi="Arial" w:cs="Arial"/>
          <w:sz w:val="24"/>
          <w:szCs w:val="24"/>
        </w:rPr>
        <w:t xml:space="preserve"> </w:t>
      </w:r>
      <w:r w:rsidR="62E1B61C" w:rsidRPr="084D5270">
        <w:rPr>
          <w:rFonts w:ascii="Arial" w:hAnsi="Arial" w:cs="Arial"/>
          <w:sz w:val="24"/>
          <w:szCs w:val="24"/>
        </w:rPr>
        <w:t>naciero</w:t>
      </w:r>
      <w:r w:rsidR="30FB019F" w:rsidRPr="084D5270">
        <w:rPr>
          <w:rFonts w:ascii="Arial" w:hAnsi="Arial" w:cs="Arial"/>
          <w:sz w:val="24"/>
          <w:szCs w:val="24"/>
        </w:rPr>
        <w:t xml:space="preserve">n </w:t>
      </w:r>
      <w:r w:rsidR="1F6B5567" w:rsidRPr="084D5270">
        <w:rPr>
          <w:rFonts w:ascii="Arial" w:hAnsi="Arial" w:cs="Arial"/>
          <w:sz w:val="24"/>
          <w:szCs w:val="24"/>
        </w:rPr>
        <w:t>las herramientas.</w:t>
      </w:r>
      <w:r w:rsidR="4EA851EB" w:rsidRPr="084D5270">
        <w:rPr>
          <w:rFonts w:ascii="Arial" w:hAnsi="Arial" w:cs="Arial"/>
          <w:sz w:val="24"/>
          <w:szCs w:val="24"/>
        </w:rPr>
        <w:t xml:space="preserve"> </w:t>
      </w:r>
    </w:p>
    <w:p w14:paraId="1B6BDA0A" w14:textId="0C3F21F8" w:rsidR="006D0552" w:rsidRDefault="00185066" w:rsidP="43B0161B">
      <w:pPr>
        <w:tabs>
          <w:tab w:val="left" w:pos="567"/>
          <w:tab w:val="left" w:pos="3709"/>
        </w:tabs>
        <w:spacing w:line="360" w:lineRule="auto"/>
        <w:jc w:val="both"/>
        <w:rPr>
          <w:rFonts w:ascii="Arial" w:hAnsi="Arial" w:cs="Arial"/>
          <w:sz w:val="24"/>
          <w:szCs w:val="24"/>
        </w:rPr>
      </w:pPr>
      <w:ins w:id="1" w:author="Celina Orozco Correa" w:date="2026-02-02T14:10:00Z" w16du:dateUtc="2026-02-02T20:10:00Z">
        <w:r>
          <w:rPr>
            <w:rFonts w:ascii="Arial" w:hAnsi="Arial" w:cs="Arial"/>
            <w:color w:val="000000" w:themeColor="text1"/>
            <w:sz w:val="24"/>
            <w:szCs w:val="24"/>
            <w:lang w:val="es-ES"/>
          </w:rPr>
          <w:tab/>
        </w:r>
      </w:ins>
      <w:r w:rsidR="00E04430" w:rsidRPr="00FD2DAB">
        <w:rPr>
          <w:rFonts w:ascii="Arial" w:hAnsi="Arial" w:cs="Arial"/>
          <w:color w:val="000000" w:themeColor="text1"/>
          <w:sz w:val="24"/>
          <w:szCs w:val="24"/>
          <w:lang w:val="es-ES"/>
        </w:rPr>
        <w:t>E</w:t>
      </w:r>
      <w:r w:rsidR="785568D6" w:rsidRPr="00FD2DAB">
        <w:rPr>
          <w:rFonts w:ascii="Arial" w:hAnsi="Arial" w:cs="Arial"/>
          <w:color w:val="000000" w:themeColor="text1"/>
          <w:sz w:val="24"/>
          <w:szCs w:val="24"/>
          <w:lang w:val="es-ES"/>
        </w:rPr>
        <w:t xml:space="preserve">n </w:t>
      </w:r>
      <w:r w:rsidR="232DF542" w:rsidRPr="00FD2DAB">
        <w:rPr>
          <w:rFonts w:ascii="Arial" w:hAnsi="Arial" w:cs="Arial"/>
          <w:color w:val="000000" w:themeColor="text1"/>
          <w:sz w:val="24"/>
          <w:szCs w:val="24"/>
          <w:lang w:val="es-ES"/>
        </w:rPr>
        <w:t>paralelo</w:t>
      </w:r>
      <w:r w:rsidR="232DF542" w:rsidRPr="084D5270">
        <w:rPr>
          <w:rFonts w:ascii="Arial" w:hAnsi="Arial" w:cs="Arial"/>
          <w:sz w:val="24"/>
          <w:szCs w:val="24"/>
        </w:rPr>
        <w:t>,</w:t>
      </w:r>
      <w:r w:rsidR="7D0F3F59" w:rsidRPr="084D5270">
        <w:rPr>
          <w:rFonts w:ascii="Arial" w:hAnsi="Arial" w:cs="Arial"/>
          <w:sz w:val="24"/>
          <w:szCs w:val="24"/>
        </w:rPr>
        <w:t xml:space="preserve"> </w:t>
      </w:r>
      <w:r w:rsidR="4EA851EB" w:rsidRPr="084D5270">
        <w:rPr>
          <w:rFonts w:ascii="Arial" w:hAnsi="Arial" w:cs="Arial"/>
          <w:sz w:val="24"/>
          <w:szCs w:val="24"/>
        </w:rPr>
        <w:t>con</w:t>
      </w:r>
      <w:r w:rsidR="7D0F3F59" w:rsidRPr="084D5270">
        <w:rPr>
          <w:rFonts w:ascii="Arial" w:hAnsi="Arial" w:cs="Arial"/>
          <w:sz w:val="24"/>
          <w:szCs w:val="24"/>
        </w:rPr>
        <w:t xml:space="preserve"> la mente humana</w:t>
      </w:r>
      <w:r w:rsidR="785568D6" w:rsidRPr="084D5270">
        <w:rPr>
          <w:rFonts w:ascii="Arial" w:hAnsi="Arial" w:cs="Arial"/>
          <w:sz w:val="24"/>
          <w:szCs w:val="24"/>
        </w:rPr>
        <w:t xml:space="preserve"> </w:t>
      </w:r>
      <w:r w:rsidR="005E1884">
        <w:rPr>
          <w:rFonts w:ascii="Arial" w:hAnsi="Arial" w:cs="Arial"/>
          <w:sz w:val="24"/>
          <w:szCs w:val="24"/>
        </w:rPr>
        <w:t>—</w:t>
      </w:r>
      <w:r w:rsidR="785568D6" w:rsidRPr="084D5270">
        <w:rPr>
          <w:rFonts w:ascii="Arial" w:hAnsi="Arial" w:cs="Arial"/>
          <w:sz w:val="24"/>
          <w:szCs w:val="24"/>
        </w:rPr>
        <w:t xml:space="preserve">también </w:t>
      </w:r>
      <w:r w:rsidR="24AF5DD3" w:rsidRPr="084D5270">
        <w:rPr>
          <w:rFonts w:ascii="Arial" w:hAnsi="Arial" w:cs="Arial"/>
          <w:sz w:val="24"/>
          <w:szCs w:val="24"/>
        </w:rPr>
        <w:t xml:space="preserve">desde siglos </w:t>
      </w:r>
      <w:r w:rsidR="6A3C01B0" w:rsidRPr="084D5270">
        <w:rPr>
          <w:rFonts w:ascii="Arial" w:hAnsi="Arial" w:cs="Arial"/>
          <w:sz w:val="24"/>
          <w:szCs w:val="24"/>
        </w:rPr>
        <w:t>atrás</w:t>
      </w:r>
      <w:r w:rsidR="005E1884">
        <w:rPr>
          <w:rFonts w:ascii="Arial" w:hAnsi="Arial" w:cs="Arial"/>
          <w:sz w:val="24"/>
          <w:szCs w:val="24"/>
        </w:rPr>
        <w:t>—</w:t>
      </w:r>
      <w:r w:rsidR="00F8032D">
        <w:rPr>
          <w:rFonts w:ascii="Arial" w:hAnsi="Arial" w:cs="Arial"/>
          <w:sz w:val="24"/>
          <w:szCs w:val="24"/>
        </w:rPr>
        <w:t>,</w:t>
      </w:r>
      <w:r w:rsidR="6C93DD56" w:rsidRPr="084D5270">
        <w:rPr>
          <w:rFonts w:ascii="Arial" w:hAnsi="Arial" w:cs="Arial"/>
          <w:sz w:val="24"/>
          <w:szCs w:val="24"/>
        </w:rPr>
        <w:t xml:space="preserve"> </w:t>
      </w:r>
      <w:r w:rsidR="2B131A4C" w:rsidRPr="084D5270">
        <w:rPr>
          <w:rFonts w:ascii="Arial" w:hAnsi="Arial" w:cs="Arial"/>
          <w:sz w:val="24"/>
          <w:szCs w:val="24"/>
        </w:rPr>
        <w:t>se ha da</w:t>
      </w:r>
      <w:r w:rsidR="32C7C628" w:rsidRPr="084D5270">
        <w:rPr>
          <w:rFonts w:ascii="Arial" w:hAnsi="Arial" w:cs="Arial"/>
          <w:sz w:val="24"/>
          <w:szCs w:val="24"/>
        </w:rPr>
        <w:t>do el</w:t>
      </w:r>
      <w:r w:rsidR="24AF5DD3" w:rsidRPr="084D5270">
        <w:rPr>
          <w:rFonts w:ascii="Arial" w:hAnsi="Arial" w:cs="Arial"/>
          <w:sz w:val="24"/>
          <w:szCs w:val="24"/>
        </w:rPr>
        <w:t xml:space="preserve"> uso de </w:t>
      </w:r>
      <w:r w:rsidR="2D05D005" w:rsidRPr="084D5270">
        <w:rPr>
          <w:rFonts w:ascii="Arial" w:hAnsi="Arial" w:cs="Arial"/>
          <w:sz w:val="24"/>
          <w:szCs w:val="24"/>
        </w:rPr>
        <w:t>herramientas cognitivas</w:t>
      </w:r>
      <w:r w:rsidR="785568D6" w:rsidRPr="084D5270">
        <w:rPr>
          <w:rFonts w:ascii="Arial" w:hAnsi="Arial" w:cs="Arial"/>
          <w:sz w:val="24"/>
          <w:szCs w:val="24"/>
        </w:rPr>
        <w:t>,</w:t>
      </w:r>
      <w:r w:rsidR="2139D11C" w:rsidRPr="084D5270">
        <w:rPr>
          <w:rFonts w:ascii="Arial" w:hAnsi="Arial" w:cs="Arial"/>
          <w:sz w:val="24"/>
          <w:szCs w:val="24"/>
        </w:rPr>
        <w:t xml:space="preserve"> </w:t>
      </w:r>
      <w:r w:rsidR="38BE7CF3" w:rsidRPr="084D5270">
        <w:rPr>
          <w:rFonts w:ascii="Arial" w:hAnsi="Arial" w:cs="Arial"/>
          <w:sz w:val="24"/>
          <w:szCs w:val="24"/>
        </w:rPr>
        <w:t>como</w:t>
      </w:r>
      <w:r w:rsidR="2139D11C" w:rsidRPr="084D5270">
        <w:rPr>
          <w:rFonts w:ascii="Arial" w:hAnsi="Arial" w:cs="Arial"/>
          <w:sz w:val="24"/>
          <w:szCs w:val="24"/>
        </w:rPr>
        <w:t xml:space="preserve"> lo podemos constatar con </w:t>
      </w:r>
      <w:r w:rsidR="7E6612E7" w:rsidRPr="084D5270">
        <w:rPr>
          <w:rFonts w:ascii="Arial" w:hAnsi="Arial" w:cs="Arial"/>
          <w:sz w:val="24"/>
          <w:szCs w:val="24"/>
        </w:rPr>
        <w:t>quienes se han dedicado a la ciencia, la investigación, la filosofía, la pintura, las matemáticas, la historia, la escritura</w:t>
      </w:r>
      <w:r w:rsidR="0C571A33" w:rsidRPr="084D5270">
        <w:rPr>
          <w:rFonts w:ascii="Arial" w:hAnsi="Arial" w:cs="Arial"/>
          <w:sz w:val="24"/>
          <w:szCs w:val="24"/>
        </w:rPr>
        <w:t>, el pensamiento</w:t>
      </w:r>
      <w:r w:rsidR="00C31E34">
        <w:rPr>
          <w:rFonts w:ascii="Arial" w:hAnsi="Arial" w:cs="Arial"/>
          <w:sz w:val="24"/>
          <w:szCs w:val="24"/>
        </w:rPr>
        <w:t>…</w:t>
      </w:r>
      <w:r w:rsidR="2B16A3D1" w:rsidRPr="084D5270">
        <w:rPr>
          <w:rFonts w:ascii="Arial" w:hAnsi="Arial" w:cs="Arial"/>
          <w:sz w:val="24"/>
          <w:szCs w:val="24"/>
        </w:rPr>
        <w:t xml:space="preserve"> </w:t>
      </w:r>
      <w:r w:rsidR="00D50B5E">
        <w:rPr>
          <w:rFonts w:ascii="Arial" w:hAnsi="Arial" w:cs="Arial"/>
          <w:sz w:val="24"/>
          <w:szCs w:val="24"/>
        </w:rPr>
        <w:t>e</w:t>
      </w:r>
      <w:r w:rsidR="2B16A3D1" w:rsidRPr="084D5270">
        <w:rPr>
          <w:rFonts w:ascii="Arial" w:hAnsi="Arial" w:cs="Arial"/>
          <w:sz w:val="24"/>
          <w:szCs w:val="24"/>
        </w:rPr>
        <w:t>s decir,</w:t>
      </w:r>
      <w:r w:rsidR="2139D11C" w:rsidRPr="084D5270">
        <w:rPr>
          <w:rFonts w:ascii="Arial" w:hAnsi="Arial" w:cs="Arial"/>
          <w:sz w:val="24"/>
          <w:szCs w:val="24"/>
        </w:rPr>
        <w:t xml:space="preserve"> </w:t>
      </w:r>
      <w:r w:rsidR="22BEC787" w:rsidRPr="084D5270">
        <w:rPr>
          <w:rFonts w:ascii="Arial" w:hAnsi="Arial" w:cs="Arial"/>
          <w:sz w:val="24"/>
          <w:szCs w:val="24"/>
        </w:rPr>
        <w:t xml:space="preserve">quienes </w:t>
      </w:r>
      <w:r w:rsidR="2139D11C" w:rsidRPr="084D5270">
        <w:rPr>
          <w:rFonts w:ascii="Arial" w:hAnsi="Arial" w:cs="Arial"/>
          <w:sz w:val="24"/>
          <w:szCs w:val="24"/>
        </w:rPr>
        <w:t xml:space="preserve">han hecho uso de estas herramientas de pensamiento para el desarrollo de sus descubrimientos, aportaciones </w:t>
      </w:r>
      <w:r w:rsidR="21B67620" w:rsidRPr="084D5270">
        <w:rPr>
          <w:rFonts w:ascii="Arial" w:hAnsi="Arial" w:cs="Arial"/>
          <w:sz w:val="24"/>
          <w:szCs w:val="24"/>
        </w:rPr>
        <w:t>o</w:t>
      </w:r>
      <w:r w:rsidR="2139D11C" w:rsidRPr="084D5270">
        <w:rPr>
          <w:rFonts w:ascii="Arial" w:hAnsi="Arial" w:cs="Arial"/>
          <w:sz w:val="24"/>
          <w:szCs w:val="24"/>
        </w:rPr>
        <w:t xml:space="preserve"> creaciones.</w:t>
      </w:r>
    </w:p>
    <w:p w14:paraId="6BD0CDD7" w14:textId="34ECB4F2" w:rsidR="00150106" w:rsidRDefault="00185066" w:rsidP="43B0161B">
      <w:pPr>
        <w:spacing w:line="360" w:lineRule="auto"/>
        <w:jc w:val="both"/>
      </w:pPr>
      <w:ins w:id="2" w:author="Celina Orozco Correa" w:date="2026-02-02T14:10:00Z" w16du:dateUtc="2026-02-02T20:10:00Z">
        <w:r>
          <w:rPr>
            <w:rFonts w:ascii="Arial" w:hAnsi="Arial" w:cs="Arial"/>
            <w:sz w:val="24"/>
            <w:szCs w:val="24"/>
          </w:rPr>
          <w:tab/>
        </w:r>
      </w:ins>
      <w:r w:rsidR="379AE09E" w:rsidRPr="006D0552">
        <w:rPr>
          <w:rFonts w:ascii="Arial" w:hAnsi="Arial" w:cs="Arial"/>
          <w:sz w:val="24"/>
          <w:szCs w:val="24"/>
        </w:rPr>
        <w:t>E</w:t>
      </w:r>
      <w:r w:rsidR="2139D11C" w:rsidRPr="006D0552">
        <w:rPr>
          <w:rFonts w:ascii="Arial" w:hAnsi="Arial" w:cs="Arial"/>
          <w:sz w:val="24"/>
          <w:szCs w:val="24"/>
        </w:rPr>
        <w:t xml:space="preserve">n este siglo XXI, no es menor la importancia de </w:t>
      </w:r>
      <w:r w:rsidR="459AB7BF" w:rsidRPr="006D0552">
        <w:rPr>
          <w:rFonts w:ascii="Arial" w:hAnsi="Arial" w:cs="Arial"/>
          <w:sz w:val="24"/>
          <w:szCs w:val="24"/>
        </w:rPr>
        <w:t>prestar</w:t>
      </w:r>
      <w:r w:rsidR="2139D11C" w:rsidRPr="006D0552">
        <w:rPr>
          <w:rFonts w:ascii="Arial" w:hAnsi="Arial" w:cs="Arial"/>
          <w:sz w:val="24"/>
          <w:szCs w:val="24"/>
        </w:rPr>
        <w:t xml:space="preserve"> atención al desarrollo de estas habilidades</w:t>
      </w:r>
      <w:r w:rsidR="7D0F3F59" w:rsidRPr="006D0552">
        <w:rPr>
          <w:rFonts w:ascii="Arial" w:hAnsi="Arial" w:cs="Arial"/>
          <w:sz w:val="24"/>
          <w:szCs w:val="24"/>
        </w:rPr>
        <w:t xml:space="preserve"> (que en el presente texto</w:t>
      </w:r>
      <w:r w:rsidR="71115D0F" w:rsidRPr="006D0552">
        <w:rPr>
          <w:rFonts w:ascii="Arial" w:hAnsi="Arial" w:cs="Arial"/>
          <w:sz w:val="24"/>
          <w:szCs w:val="24"/>
        </w:rPr>
        <w:t xml:space="preserve"> también</w:t>
      </w:r>
      <w:r w:rsidR="7D0F3F59" w:rsidRPr="006D0552">
        <w:rPr>
          <w:rFonts w:ascii="Arial" w:hAnsi="Arial" w:cs="Arial"/>
          <w:sz w:val="24"/>
          <w:szCs w:val="24"/>
        </w:rPr>
        <w:t xml:space="preserve"> llamamos herramientas)</w:t>
      </w:r>
      <w:r w:rsidR="2139D11C" w:rsidRPr="006D0552">
        <w:rPr>
          <w:rFonts w:ascii="Arial" w:hAnsi="Arial" w:cs="Arial"/>
          <w:sz w:val="24"/>
          <w:szCs w:val="24"/>
        </w:rPr>
        <w:t xml:space="preserve">, </w:t>
      </w:r>
      <w:r w:rsidR="76A60C85" w:rsidRPr="006D0552">
        <w:rPr>
          <w:rFonts w:ascii="Arial" w:hAnsi="Arial" w:cs="Arial"/>
          <w:sz w:val="24"/>
          <w:szCs w:val="24"/>
        </w:rPr>
        <w:t>pues</w:t>
      </w:r>
      <w:r w:rsidR="007D6621">
        <w:rPr>
          <w:rFonts w:ascii="Arial" w:hAnsi="Arial" w:cs="Arial"/>
          <w:sz w:val="24"/>
          <w:szCs w:val="24"/>
        </w:rPr>
        <w:t xml:space="preserve"> </w:t>
      </w:r>
      <w:r w:rsidR="094CB794" w:rsidRPr="006D0552">
        <w:rPr>
          <w:rFonts w:ascii="Arial" w:hAnsi="Arial" w:cs="Arial"/>
          <w:sz w:val="24"/>
          <w:szCs w:val="24"/>
        </w:rPr>
        <w:t>en las escuelas</w:t>
      </w:r>
      <w:r w:rsidR="591EB7F7" w:rsidRPr="006D0552">
        <w:rPr>
          <w:rFonts w:ascii="Arial" w:hAnsi="Arial" w:cs="Arial"/>
          <w:sz w:val="24"/>
          <w:szCs w:val="24"/>
        </w:rPr>
        <w:t xml:space="preserve"> los docentes</w:t>
      </w:r>
      <w:r w:rsidR="094CB794" w:rsidRPr="006D0552">
        <w:rPr>
          <w:rFonts w:ascii="Arial" w:hAnsi="Arial" w:cs="Arial"/>
          <w:sz w:val="24"/>
          <w:szCs w:val="24"/>
        </w:rPr>
        <w:t xml:space="preserve"> tienen </w:t>
      </w:r>
      <w:r w:rsidR="7D0F3F59" w:rsidRPr="006D0552">
        <w:rPr>
          <w:rFonts w:ascii="Arial" w:hAnsi="Arial" w:cs="Arial"/>
          <w:sz w:val="24"/>
          <w:szCs w:val="24"/>
        </w:rPr>
        <w:t xml:space="preserve">la posibilidad de aportar, guiar y </w:t>
      </w:r>
      <w:r w:rsidR="2139D11C" w:rsidRPr="006D0552">
        <w:rPr>
          <w:rFonts w:ascii="Arial" w:hAnsi="Arial" w:cs="Arial"/>
          <w:sz w:val="24"/>
          <w:szCs w:val="24"/>
        </w:rPr>
        <w:t>acompa</w:t>
      </w:r>
      <w:r w:rsidR="094CB794" w:rsidRPr="006D0552">
        <w:rPr>
          <w:rFonts w:ascii="Arial" w:hAnsi="Arial" w:cs="Arial"/>
          <w:sz w:val="24"/>
          <w:szCs w:val="24"/>
        </w:rPr>
        <w:t>ñar a</w:t>
      </w:r>
      <w:r w:rsidR="7B5E4F90" w:rsidRPr="006D0552">
        <w:rPr>
          <w:rFonts w:ascii="Arial" w:hAnsi="Arial" w:cs="Arial"/>
          <w:sz w:val="24"/>
          <w:szCs w:val="24"/>
        </w:rPr>
        <w:t xml:space="preserve"> </w:t>
      </w:r>
      <w:r w:rsidR="0AE763FF" w:rsidRPr="006D0552">
        <w:rPr>
          <w:rFonts w:ascii="Arial" w:hAnsi="Arial" w:cs="Arial"/>
          <w:sz w:val="24"/>
          <w:szCs w:val="24"/>
        </w:rPr>
        <w:t>l</w:t>
      </w:r>
      <w:r w:rsidR="1890EED5" w:rsidRPr="006D0552">
        <w:rPr>
          <w:rFonts w:ascii="Arial" w:hAnsi="Arial" w:cs="Arial"/>
          <w:sz w:val="24"/>
          <w:szCs w:val="24"/>
        </w:rPr>
        <w:t>os</w:t>
      </w:r>
      <w:r w:rsidR="094CB794" w:rsidRPr="006D0552">
        <w:rPr>
          <w:rFonts w:ascii="Arial" w:hAnsi="Arial" w:cs="Arial"/>
          <w:sz w:val="24"/>
          <w:szCs w:val="24"/>
        </w:rPr>
        <w:t xml:space="preserve"> </w:t>
      </w:r>
      <w:r w:rsidR="40D9EA36" w:rsidRPr="006D0552">
        <w:rPr>
          <w:rFonts w:ascii="Arial" w:hAnsi="Arial" w:cs="Arial"/>
          <w:sz w:val="24"/>
          <w:szCs w:val="24"/>
        </w:rPr>
        <w:t>estudiant</w:t>
      </w:r>
      <w:r w:rsidR="47C455CC" w:rsidRPr="006D0552">
        <w:rPr>
          <w:rFonts w:ascii="Arial" w:hAnsi="Arial" w:cs="Arial"/>
          <w:sz w:val="24"/>
          <w:szCs w:val="24"/>
        </w:rPr>
        <w:t>es</w:t>
      </w:r>
      <w:r w:rsidR="2139D11C" w:rsidRPr="006D0552">
        <w:rPr>
          <w:rFonts w:ascii="Arial" w:hAnsi="Arial" w:cs="Arial"/>
          <w:sz w:val="24"/>
          <w:szCs w:val="24"/>
        </w:rPr>
        <w:t xml:space="preserve"> para </w:t>
      </w:r>
      <w:r w:rsidR="318E14FA" w:rsidRPr="006D0552">
        <w:rPr>
          <w:rFonts w:ascii="Arial" w:hAnsi="Arial" w:cs="Arial"/>
          <w:sz w:val="24"/>
          <w:szCs w:val="24"/>
        </w:rPr>
        <w:t xml:space="preserve">que </w:t>
      </w:r>
      <w:r w:rsidR="2139D11C" w:rsidRPr="006D0552">
        <w:rPr>
          <w:rFonts w:ascii="Arial" w:hAnsi="Arial" w:cs="Arial"/>
          <w:sz w:val="24"/>
          <w:szCs w:val="24"/>
        </w:rPr>
        <w:t>descubr</w:t>
      </w:r>
      <w:r w:rsidR="6EF364B2" w:rsidRPr="006D0552">
        <w:rPr>
          <w:rFonts w:ascii="Arial" w:hAnsi="Arial" w:cs="Arial"/>
          <w:sz w:val="24"/>
          <w:szCs w:val="24"/>
        </w:rPr>
        <w:t>a</w:t>
      </w:r>
      <w:r w:rsidR="5B4937D7" w:rsidRPr="006D0552">
        <w:rPr>
          <w:rFonts w:ascii="Arial" w:hAnsi="Arial" w:cs="Arial"/>
          <w:sz w:val="24"/>
          <w:szCs w:val="24"/>
        </w:rPr>
        <w:t>n</w:t>
      </w:r>
      <w:r w:rsidR="2139D11C" w:rsidRPr="006D0552">
        <w:rPr>
          <w:rFonts w:ascii="Arial" w:hAnsi="Arial" w:cs="Arial"/>
          <w:sz w:val="24"/>
          <w:szCs w:val="24"/>
        </w:rPr>
        <w:t>, desarroll</w:t>
      </w:r>
      <w:r w:rsidR="7CA10DC7" w:rsidRPr="006D0552">
        <w:rPr>
          <w:rFonts w:ascii="Arial" w:hAnsi="Arial" w:cs="Arial"/>
          <w:sz w:val="24"/>
          <w:szCs w:val="24"/>
        </w:rPr>
        <w:t>e</w:t>
      </w:r>
      <w:r w:rsidR="5373AEDD" w:rsidRPr="006D0552">
        <w:rPr>
          <w:rFonts w:ascii="Arial" w:hAnsi="Arial" w:cs="Arial"/>
          <w:sz w:val="24"/>
          <w:szCs w:val="24"/>
        </w:rPr>
        <w:t>n</w:t>
      </w:r>
      <w:r w:rsidR="2139D11C" w:rsidRPr="006D0552">
        <w:rPr>
          <w:rFonts w:ascii="Arial" w:hAnsi="Arial" w:cs="Arial"/>
          <w:sz w:val="24"/>
          <w:szCs w:val="24"/>
        </w:rPr>
        <w:t xml:space="preserve"> </w:t>
      </w:r>
      <w:r w:rsidR="094CB794" w:rsidRPr="006D0552">
        <w:rPr>
          <w:rFonts w:ascii="Arial" w:hAnsi="Arial" w:cs="Arial"/>
          <w:sz w:val="24"/>
          <w:szCs w:val="24"/>
        </w:rPr>
        <w:t>y potenci</w:t>
      </w:r>
      <w:r w:rsidR="71F6AFCF" w:rsidRPr="006D0552">
        <w:rPr>
          <w:rFonts w:ascii="Arial" w:hAnsi="Arial" w:cs="Arial"/>
          <w:sz w:val="24"/>
          <w:szCs w:val="24"/>
        </w:rPr>
        <w:t>e</w:t>
      </w:r>
      <w:r w:rsidR="1281046F" w:rsidRPr="006D0552">
        <w:rPr>
          <w:rFonts w:ascii="Arial" w:hAnsi="Arial" w:cs="Arial"/>
          <w:sz w:val="24"/>
          <w:szCs w:val="24"/>
        </w:rPr>
        <w:t>n</w:t>
      </w:r>
      <w:r w:rsidR="094CB794" w:rsidRPr="006D0552">
        <w:rPr>
          <w:rFonts w:ascii="Arial" w:hAnsi="Arial" w:cs="Arial"/>
          <w:sz w:val="24"/>
          <w:szCs w:val="24"/>
        </w:rPr>
        <w:t xml:space="preserve"> </w:t>
      </w:r>
      <w:r w:rsidR="00C265F7">
        <w:rPr>
          <w:rFonts w:ascii="Arial" w:hAnsi="Arial" w:cs="Arial"/>
          <w:sz w:val="24"/>
          <w:szCs w:val="24"/>
        </w:rPr>
        <w:t>dichas</w:t>
      </w:r>
      <w:r w:rsidR="00C265F7" w:rsidRPr="006D0552">
        <w:rPr>
          <w:rFonts w:ascii="Arial" w:hAnsi="Arial" w:cs="Arial"/>
          <w:sz w:val="24"/>
          <w:szCs w:val="24"/>
        </w:rPr>
        <w:t xml:space="preserve"> </w:t>
      </w:r>
      <w:r w:rsidR="00C265F7">
        <w:rPr>
          <w:rFonts w:ascii="Arial" w:hAnsi="Arial" w:cs="Arial"/>
          <w:sz w:val="24"/>
          <w:szCs w:val="24"/>
        </w:rPr>
        <w:t>herramientas</w:t>
      </w:r>
      <w:r w:rsidR="2139D11C" w:rsidRPr="006D0552">
        <w:rPr>
          <w:rFonts w:ascii="Arial" w:hAnsi="Arial" w:cs="Arial"/>
          <w:sz w:val="24"/>
          <w:szCs w:val="24"/>
        </w:rPr>
        <w:t xml:space="preserve">, </w:t>
      </w:r>
      <w:r w:rsidR="39F37D1E" w:rsidRPr="006D0552">
        <w:rPr>
          <w:rFonts w:ascii="Arial" w:hAnsi="Arial" w:cs="Arial"/>
          <w:sz w:val="24"/>
          <w:szCs w:val="24"/>
        </w:rPr>
        <w:t>con el fin de</w:t>
      </w:r>
      <w:r w:rsidR="2139D11C" w:rsidRPr="006D0552">
        <w:rPr>
          <w:rFonts w:ascii="Arial" w:hAnsi="Arial" w:cs="Arial"/>
          <w:sz w:val="24"/>
          <w:szCs w:val="24"/>
        </w:rPr>
        <w:t xml:space="preserve"> </w:t>
      </w:r>
      <w:r w:rsidR="7D0F3F59" w:rsidRPr="006D0552">
        <w:rPr>
          <w:rFonts w:ascii="Arial" w:hAnsi="Arial" w:cs="Arial"/>
          <w:sz w:val="24"/>
          <w:szCs w:val="24"/>
        </w:rPr>
        <w:t>mejorar</w:t>
      </w:r>
      <w:r w:rsidR="5EB66452" w:rsidRPr="006D0552">
        <w:rPr>
          <w:rFonts w:ascii="Arial" w:hAnsi="Arial" w:cs="Arial"/>
          <w:sz w:val="24"/>
          <w:szCs w:val="24"/>
        </w:rPr>
        <w:t xml:space="preserve"> y</w:t>
      </w:r>
      <w:r w:rsidR="7D0F3F59" w:rsidRPr="006D0552">
        <w:rPr>
          <w:rFonts w:ascii="Arial" w:hAnsi="Arial" w:cs="Arial"/>
          <w:sz w:val="24"/>
          <w:szCs w:val="24"/>
        </w:rPr>
        <w:t xml:space="preserve"> facilitar el aprendizaje</w:t>
      </w:r>
      <w:r w:rsidR="411F43AC" w:rsidRPr="006D0552">
        <w:rPr>
          <w:rFonts w:ascii="Arial" w:hAnsi="Arial" w:cs="Arial"/>
          <w:sz w:val="24"/>
          <w:szCs w:val="24"/>
        </w:rPr>
        <w:t>.</w:t>
      </w:r>
      <w:r w:rsidR="39EB4A51" w:rsidRPr="006D0552">
        <w:rPr>
          <w:rFonts w:ascii="Arial" w:hAnsi="Arial" w:cs="Arial"/>
          <w:sz w:val="24"/>
          <w:szCs w:val="24"/>
        </w:rPr>
        <w:t xml:space="preserve"> </w:t>
      </w:r>
      <w:r w:rsidR="3CDAAEEA" w:rsidRPr="006D0552">
        <w:rPr>
          <w:rFonts w:ascii="Arial" w:hAnsi="Arial" w:cs="Arial"/>
          <w:sz w:val="24"/>
          <w:szCs w:val="24"/>
        </w:rPr>
        <w:t>A</w:t>
      </w:r>
      <w:r w:rsidR="7D0F3F59" w:rsidRPr="006D0552">
        <w:rPr>
          <w:rFonts w:ascii="Arial" w:hAnsi="Arial" w:cs="Arial"/>
          <w:sz w:val="24"/>
          <w:szCs w:val="24"/>
        </w:rPr>
        <w:t>lguna</w:t>
      </w:r>
      <w:r w:rsidR="094CB794" w:rsidRPr="006D0552">
        <w:rPr>
          <w:rFonts w:ascii="Arial" w:hAnsi="Arial" w:cs="Arial"/>
          <w:sz w:val="24"/>
          <w:szCs w:val="24"/>
        </w:rPr>
        <w:t>s</w:t>
      </w:r>
      <w:r w:rsidR="7D0F3F59" w:rsidRPr="006D0552">
        <w:rPr>
          <w:rFonts w:ascii="Arial" w:hAnsi="Arial" w:cs="Arial"/>
          <w:sz w:val="24"/>
          <w:szCs w:val="24"/>
        </w:rPr>
        <w:t xml:space="preserve"> de estas</w:t>
      </w:r>
      <w:r w:rsidR="06DFE6BB" w:rsidRPr="006D0552">
        <w:rPr>
          <w:rFonts w:ascii="Arial" w:hAnsi="Arial" w:cs="Arial"/>
          <w:sz w:val="24"/>
          <w:szCs w:val="24"/>
        </w:rPr>
        <w:t xml:space="preserve"> habilidades</w:t>
      </w:r>
      <w:r w:rsidR="5EB66452" w:rsidRPr="006D0552">
        <w:rPr>
          <w:rFonts w:ascii="Arial" w:hAnsi="Arial" w:cs="Arial"/>
          <w:sz w:val="24"/>
          <w:szCs w:val="24"/>
        </w:rPr>
        <w:t xml:space="preserve"> </w:t>
      </w:r>
      <w:r w:rsidR="15BD7567" w:rsidRPr="006D0552">
        <w:rPr>
          <w:rFonts w:ascii="Arial" w:hAnsi="Arial" w:cs="Arial"/>
          <w:sz w:val="24"/>
          <w:szCs w:val="24"/>
        </w:rPr>
        <w:t xml:space="preserve">cognitivas son la comprensión, </w:t>
      </w:r>
      <w:r w:rsidR="4849C3E1" w:rsidRPr="006D0552">
        <w:rPr>
          <w:rFonts w:ascii="Arial" w:hAnsi="Arial" w:cs="Arial"/>
          <w:sz w:val="24"/>
          <w:szCs w:val="24"/>
        </w:rPr>
        <w:t xml:space="preserve">el </w:t>
      </w:r>
      <w:r w:rsidR="15BD7567" w:rsidRPr="006D0552">
        <w:rPr>
          <w:rFonts w:ascii="Arial" w:hAnsi="Arial" w:cs="Arial"/>
          <w:sz w:val="24"/>
          <w:szCs w:val="24"/>
        </w:rPr>
        <w:t xml:space="preserve">recuerdo </w:t>
      </w:r>
      <w:r w:rsidR="06DFE6BB" w:rsidRPr="006D0552">
        <w:rPr>
          <w:rFonts w:ascii="Arial" w:hAnsi="Arial" w:cs="Arial"/>
          <w:sz w:val="24"/>
          <w:szCs w:val="24"/>
        </w:rPr>
        <w:t xml:space="preserve">y </w:t>
      </w:r>
      <w:r w:rsidR="049770FE" w:rsidRPr="006D0552">
        <w:rPr>
          <w:rFonts w:ascii="Arial" w:hAnsi="Arial" w:cs="Arial"/>
          <w:sz w:val="24"/>
          <w:szCs w:val="24"/>
        </w:rPr>
        <w:t xml:space="preserve">el </w:t>
      </w:r>
      <w:r w:rsidR="06DFE6BB" w:rsidRPr="006D0552">
        <w:rPr>
          <w:rFonts w:ascii="Arial" w:hAnsi="Arial" w:cs="Arial"/>
          <w:sz w:val="24"/>
          <w:szCs w:val="24"/>
        </w:rPr>
        <w:t>almacenamiento</w:t>
      </w:r>
      <w:r w:rsidR="00C265F7">
        <w:rPr>
          <w:rFonts w:ascii="Arial" w:hAnsi="Arial" w:cs="Arial"/>
          <w:sz w:val="24"/>
          <w:szCs w:val="24"/>
        </w:rPr>
        <w:t>,</w:t>
      </w:r>
      <w:r w:rsidR="06DFE6BB" w:rsidRPr="006D0552">
        <w:rPr>
          <w:rFonts w:ascii="Arial" w:hAnsi="Arial" w:cs="Arial"/>
          <w:sz w:val="24"/>
          <w:szCs w:val="24"/>
        </w:rPr>
        <w:t xml:space="preserve"> además de la expresión oral y escrita</w:t>
      </w:r>
      <w:r w:rsidR="4881A6F0" w:rsidRPr="006D0552">
        <w:rPr>
          <w:rFonts w:ascii="Arial" w:hAnsi="Arial" w:cs="Arial"/>
          <w:sz w:val="24"/>
          <w:szCs w:val="24"/>
        </w:rPr>
        <w:t>,</w:t>
      </w:r>
      <w:r w:rsidR="06DFE6BB" w:rsidRPr="006D0552">
        <w:rPr>
          <w:rFonts w:ascii="Arial" w:hAnsi="Arial" w:cs="Arial"/>
          <w:sz w:val="24"/>
          <w:szCs w:val="24"/>
        </w:rPr>
        <w:t xml:space="preserve"> y la localización, se</w:t>
      </w:r>
      <w:r w:rsidR="50D810C9" w:rsidRPr="006D0552">
        <w:rPr>
          <w:rFonts w:ascii="Arial" w:hAnsi="Arial" w:cs="Arial"/>
          <w:sz w:val="24"/>
          <w:szCs w:val="24"/>
        </w:rPr>
        <w:t>lección y uso de la información</w:t>
      </w:r>
      <w:r w:rsidR="6F39AC78" w:rsidRPr="006D0552">
        <w:rPr>
          <w:rFonts w:ascii="Arial" w:hAnsi="Arial" w:cs="Arial"/>
          <w:sz w:val="24"/>
          <w:szCs w:val="24"/>
        </w:rPr>
        <w:t>.</w:t>
      </w:r>
    </w:p>
    <w:p w14:paraId="44EAFD9C" w14:textId="77777777" w:rsidR="00150106" w:rsidRDefault="00150106" w:rsidP="084D5270">
      <w:pPr>
        <w:pStyle w:val="Default"/>
        <w:spacing w:line="360" w:lineRule="auto"/>
        <w:jc w:val="both"/>
      </w:pPr>
    </w:p>
    <w:p w14:paraId="50421817" w14:textId="131603EE" w:rsidR="7158DCBE" w:rsidRDefault="7158DCBE" w:rsidP="084D5270">
      <w:pPr>
        <w:pStyle w:val="Default"/>
        <w:spacing w:line="360" w:lineRule="auto"/>
        <w:jc w:val="both"/>
      </w:pPr>
      <w:r w:rsidRPr="084D5270">
        <w:rPr>
          <w:b/>
          <w:bCs/>
        </w:rPr>
        <w:t>No perder la creatividad</w:t>
      </w:r>
    </w:p>
    <w:p w14:paraId="2C6AC138" w14:textId="55BF714E" w:rsidR="00F65924" w:rsidRPr="002E027F" w:rsidRDefault="51D279E6" w:rsidP="084D5270">
      <w:pPr>
        <w:spacing w:line="360" w:lineRule="auto"/>
        <w:ind w:right="49"/>
        <w:jc w:val="both"/>
        <w:rPr>
          <w:rFonts w:ascii="Arial" w:hAnsi="Arial" w:cs="Arial"/>
          <w:sz w:val="24"/>
          <w:szCs w:val="24"/>
        </w:rPr>
      </w:pPr>
      <w:r w:rsidRPr="084D5270">
        <w:rPr>
          <w:rFonts w:ascii="Arial" w:hAnsi="Arial" w:cs="Arial"/>
          <w:sz w:val="24"/>
          <w:szCs w:val="24"/>
        </w:rPr>
        <w:t xml:space="preserve">Bien dice </w:t>
      </w:r>
      <w:r w:rsidR="6364A87E" w:rsidRPr="084D5270">
        <w:rPr>
          <w:rFonts w:ascii="Arial" w:hAnsi="Arial" w:cs="Arial"/>
          <w:sz w:val="24"/>
          <w:szCs w:val="24"/>
        </w:rPr>
        <w:t xml:space="preserve">el científico sueco Bo </w:t>
      </w:r>
      <w:r w:rsidR="41789B8C" w:rsidRPr="084D5270">
        <w:rPr>
          <w:rFonts w:ascii="Arial" w:hAnsi="Arial" w:cs="Arial"/>
          <w:sz w:val="24"/>
          <w:szCs w:val="24"/>
        </w:rPr>
        <w:t>Dahlbo</w:t>
      </w:r>
      <w:r w:rsidRPr="084D5270">
        <w:rPr>
          <w:rFonts w:ascii="Arial" w:hAnsi="Arial" w:cs="Arial"/>
          <w:sz w:val="24"/>
          <w:szCs w:val="24"/>
        </w:rPr>
        <w:t>m</w:t>
      </w:r>
      <w:r w:rsidR="701D87E9" w:rsidRPr="084D5270">
        <w:rPr>
          <w:rFonts w:ascii="Arial" w:hAnsi="Arial" w:cs="Arial"/>
          <w:sz w:val="24"/>
          <w:szCs w:val="24"/>
        </w:rPr>
        <w:t>:</w:t>
      </w:r>
      <w:r w:rsidR="37D3067D" w:rsidRPr="084D5270">
        <w:rPr>
          <w:rFonts w:ascii="Arial" w:hAnsi="Arial" w:cs="Arial"/>
          <w:sz w:val="24"/>
          <w:szCs w:val="24"/>
        </w:rPr>
        <w:t xml:space="preserve"> </w:t>
      </w:r>
      <w:r w:rsidR="32CAE928" w:rsidRPr="084D5270">
        <w:rPr>
          <w:rFonts w:ascii="Arial" w:hAnsi="Arial" w:cs="Arial"/>
          <w:sz w:val="24"/>
          <w:szCs w:val="24"/>
        </w:rPr>
        <w:t>“No puedes hacer mucho trabajo de carpintería con las puras manos, y no puedes hacer mucho trabajo de pensamiento con el puro cerebro”</w:t>
      </w:r>
      <w:r w:rsidR="27081F72" w:rsidRPr="084D5270">
        <w:rPr>
          <w:rFonts w:ascii="Arial" w:hAnsi="Arial" w:cs="Arial"/>
          <w:sz w:val="24"/>
          <w:szCs w:val="24"/>
        </w:rPr>
        <w:t xml:space="preserve">, </w:t>
      </w:r>
      <w:r w:rsidR="007D6396" w:rsidRPr="43B0161B">
        <w:rPr>
          <w:rFonts w:ascii="Arial" w:hAnsi="Arial" w:cs="Arial"/>
          <w:sz w:val="24"/>
          <w:szCs w:val="24"/>
        </w:rPr>
        <w:t>es</w:t>
      </w:r>
      <w:r w:rsidR="007D6396">
        <w:rPr>
          <w:rFonts w:ascii="Arial" w:hAnsi="Arial" w:cs="Arial"/>
          <w:sz w:val="24"/>
          <w:szCs w:val="24"/>
        </w:rPr>
        <w:t xml:space="preserve"> decir,</w:t>
      </w:r>
      <w:r w:rsidR="27081F72" w:rsidRPr="084D5270">
        <w:rPr>
          <w:rFonts w:ascii="Arial" w:hAnsi="Arial" w:cs="Arial"/>
          <w:sz w:val="24"/>
          <w:szCs w:val="24"/>
        </w:rPr>
        <w:t xml:space="preserve"> </w:t>
      </w:r>
      <w:r w:rsidR="60B1E2B3" w:rsidRPr="084D5270">
        <w:rPr>
          <w:rFonts w:ascii="Arial" w:hAnsi="Arial" w:cs="Arial"/>
          <w:sz w:val="24"/>
          <w:szCs w:val="24"/>
        </w:rPr>
        <w:t xml:space="preserve">se requieren </w:t>
      </w:r>
      <w:r w:rsidR="37D3067D" w:rsidRPr="084D5270">
        <w:rPr>
          <w:rFonts w:ascii="Arial" w:hAnsi="Arial" w:cs="Arial"/>
          <w:sz w:val="24"/>
          <w:szCs w:val="24"/>
        </w:rPr>
        <w:t xml:space="preserve">herramientas </w:t>
      </w:r>
      <w:r w:rsidR="5A904C44" w:rsidRPr="084D5270">
        <w:rPr>
          <w:rFonts w:ascii="Arial" w:hAnsi="Arial" w:cs="Arial"/>
          <w:sz w:val="24"/>
          <w:szCs w:val="24"/>
        </w:rPr>
        <w:t xml:space="preserve">cognitivas </w:t>
      </w:r>
      <w:r w:rsidR="44AFC33E" w:rsidRPr="084D5270">
        <w:rPr>
          <w:rFonts w:ascii="Arial" w:hAnsi="Arial" w:cs="Arial"/>
          <w:sz w:val="24"/>
          <w:szCs w:val="24"/>
        </w:rPr>
        <w:t xml:space="preserve">que faciliten, mejoren y </w:t>
      </w:r>
      <w:r w:rsidR="6A3C01B0" w:rsidRPr="084D5270">
        <w:rPr>
          <w:rFonts w:ascii="Arial" w:hAnsi="Arial" w:cs="Arial"/>
          <w:sz w:val="24"/>
          <w:szCs w:val="24"/>
        </w:rPr>
        <w:t>agilicen</w:t>
      </w:r>
      <w:r w:rsidR="44AFC33E" w:rsidRPr="084D5270">
        <w:rPr>
          <w:rFonts w:ascii="Arial" w:hAnsi="Arial" w:cs="Arial"/>
          <w:sz w:val="24"/>
          <w:szCs w:val="24"/>
        </w:rPr>
        <w:t xml:space="preserve"> el trabajo o act</w:t>
      </w:r>
      <w:r w:rsidR="27081F72" w:rsidRPr="084D5270">
        <w:rPr>
          <w:rFonts w:ascii="Arial" w:hAnsi="Arial" w:cs="Arial"/>
          <w:sz w:val="24"/>
          <w:szCs w:val="24"/>
        </w:rPr>
        <w:t xml:space="preserve">ividad de </w:t>
      </w:r>
      <w:r w:rsidR="62B7556C" w:rsidRPr="084D5270">
        <w:rPr>
          <w:rFonts w:ascii="Arial" w:hAnsi="Arial" w:cs="Arial"/>
          <w:sz w:val="24"/>
          <w:szCs w:val="24"/>
        </w:rPr>
        <w:t>aprendizaje</w:t>
      </w:r>
      <w:r w:rsidR="6B17D644" w:rsidRPr="084D5270">
        <w:rPr>
          <w:rFonts w:ascii="Arial" w:hAnsi="Arial" w:cs="Arial"/>
          <w:sz w:val="24"/>
          <w:szCs w:val="24"/>
        </w:rPr>
        <w:t>.</w:t>
      </w:r>
    </w:p>
    <w:p w14:paraId="6025F82A" w14:textId="272AE277" w:rsidR="00210158" w:rsidRDefault="00CD48AE" w:rsidP="084D5270">
      <w:pPr>
        <w:pStyle w:val="Default"/>
        <w:spacing w:line="360" w:lineRule="auto"/>
        <w:ind w:firstLine="708"/>
        <w:jc w:val="both"/>
      </w:pPr>
      <w:r>
        <w:t>C</w:t>
      </w:r>
      <w:r w:rsidR="6F02FAD5">
        <w:t>omo docentes</w:t>
      </w:r>
      <w:r>
        <w:t>,</w:t>
      </w:r>
      <w:r w:rsidR="49639AC3">
        <w:t xml:space="preserve"> debe</w:t>
      </w:r>
      <w:r w:rsidR="05D96A71">
        <w:t>mos</w:t>
      </w:r>
      <w:r w:rsidR="11ACB71C">
        <w:t xml:space="preserve"> </w:t>
      </w:r>
      <w:r w:rsidR="49639AC3">
        <w:t>contar con</w:t>
      </w:r>
      <w:r w:rsidR="641CC30A">
        <w:t xml:space="preserve"> los recursos </w:t>
      </w:r>
      <w:r w:rsidR="0D294498">
        <w:t xml:space="preserve">académicos necesarios </w:t>
      </w:r>
      <w:r w:rsidR="641CC30A">
        <w:t xml:space="preserve">para </w:t>
      </w:r>
      <w:r w:rsidR="2CE8340E">
        <w:t xml:space="preserve">compartir, </w:t>
      </w:r>
      <w:r w:rsidR="0D294498">
        <w:t>transmitir, facilitar</w:t>
      </w:r>
      <w:r w:rsidR="11ACB71C">
        <w:t xml:space="preserve"> </w:t>
      </w:r>
      <w:r w:rsidR="7EEE2852">
        <w:t>y</w:t>
      </w:r>
      <w:r w:rsidR="641CC30A">
        <w:t xml:space="preserve"> </w:t>
      </w:r>
      <w:r w:rsidR="2CE8340E">
        <w:t>acom</w:t>
      </w:r>
      <w:r w:rsidR="5F97CBB8">
        <w:t>pañar el desarrollo de estas habilidade</w:t>
      </w:r>
      <w:r w:rsidR="2CE8340E">
        <w:t>s, además de concientizar al estudiant</w:t>
      </w:r>
      <w:r w:rsidR="7527B1B1">
        <w:t>e</w:t>
      </w:r>
      <w:r w:rsidR="2CE8340E">
        <w:t xml:space="preserve"> </w:t>
      </w:r>
      <w:r w:rsidR="11ACB71C">
        <w:t xml:space="preserve">de </w:t>
      </w:r>
      <w:r w:rsidR="2E514BC7">
        <w:t>su</w:t>
      </w:r>
      <w:r w:rsidR="7527B1B1">
        <w:t xml:space="preserve"> importancia</w:t>
      </w:r>
      <w:r w:rsidR="42E87DD9">
        <w:t>, pues</w:t>
      </w:r>
      <w:r w:rsidR="6CDB75EC">
        <w:t xml:space="preserve"> </w:t>
      </w:r>
      <w:r w:rsidR="71115D0F">
        <w:t>considera</w:t>
      </w:r>
      <w:r w:rsidR="37DB7F87">
        <w:t>mos</w:t>
      </w:r>
      <w:r w:rsidR="71115D0F">
        <w:t xml:space="preserve"> que hoy en día está inmerso en la tecnología de</w:t>
      </w:r>
      <w:r w:rsidR="0D395FCF">
        <w:t xml:space="preserve"> la</w:t>
      </w:r>
      <w:r w:rsidR="71115D0F">
        <w:t xml:space="preserve"> Inteligencia Artificial (IA) y otros recursos tecnológicos que lo envuelve</w:t>
      </w:r>
      <w:r w:rsidR="2AB20B20">
        <w:t>n</w:t>
      </w:r>
      <w:r w:rsidR="71115D0F">
        <w:t xml:space="preserve"> en un ambiente que</w:t>
      </w:r>
      <w:r w:rsidR="5806B964">
        <w:t xml:space="preserve"> lo</w:t>
      </w:r>
      <w:r w:rsidR="71115D0F">
        <w:t xml:space="preserve"> </w:t>
      </w:r>
      <w:r w:rsidR="21DE1F0A">
        <w:t>convence de</w:t>
      </w:r>
      <w:r w:rsidR="71115D0F">
        <w:t xml:space="preserve"> </w:t>
      </w:r>
      <w:r w:rsidR="71115D0F" w:rsidRPr="43B0161B">
        <w:rPr>
          <w:i/>
          <w:iCs/>
        </w:rPr>
        <w:t>no requer</w:t>
      </w:r>
      <w:r w:rsidR="0B86C893" w:rsidRPr="43B0161B">
        <w:rPr>
          <w:i/>
          <w:iCs/>
        </w:rPr>
        <w:t>ir</w:t>
      </w:r>
      <w:r w:rsidR="71115D0F" w:rsidRPr="43B0161B">
        <w:rPr>
          <w:i/>
          <w:iCs/>
        </w:rPr>
        <w:t xml:space="preserve"> </w:t>
      </w:r>
      <w:r w:rsidR="00620D0B" w:rsidRPr="43B0161B">
        <w:rPr>
          <w:i/>
          <w:iCs/>
        </w:rPr>
        <w:t xml:space="preserve">más </w:t>
      </w:r>
      <w:r w:rsidR="71115D0F" w:rsidRPr="43B0161B">
        <w:rPr>
          <w:i/>
          <w:iCs/>
        </w:rPr>
        <w:t>habilidades</w:t>
      </w:r>
      <w:r w:rsidR="71115D0F">
        <w:t xml:space="preserve">, </w:t>
      </w:r>
      <w:r w:rsidR="00620D0B">
        <w:t>ya que</w:t>
      </w:r>
      <w:r w:rsidR="71115D0F">
        <w:t xml:space="preserve"> si </w:t>
      </w:r>
      <w:r w:rsidR="6C10BF52">
        <w:t>necesita</w:t>
      </w:r>
      <w:r w:rsidR="71115D0F">
        <w:t xml:space="preserve"> información sobre un tema específico</w:t>
      </w:r>
      <w:r w:rsidR="5543EC71">
        <w:t>,</w:t>
      </w:r>
      <w:r w:rsidR="71115D0F">
        <w:t xml:space="preserve"> </w:t>
      </w:r>
      <w:r w:rsidR="6AC63966">
        <w:t>lo</w:t>
      </w:r>
      <w:r w:rsidR="71115D0F">
        <w:t xml:space="preserve"> busca con la IA</w:t>
      </w:r>
      <w:r w:rsidR="60AA25C2">
        <w:t xml:space="preserve"> y</w:t>
      </w:r>
      <w:r w:rsidR="006D5AE7">
        <w:t xml:space="preserve">, </w:t>
      </w:r>
      <w:r w:rsidR="4686FB80">
        <w:t>como comenta George Caffentzis</w:t>
      </w:r>
      <w:r w:rsidR="5330A888">
        <w:t xml:space="preserve"> </w:t>
      </w:r>
      <w:r w:rsidR="4686FB80">
        <w:t>en</w:t>
      </w:r>
      <w:r w:rsidR="652D5EB4">
        <w:t xml:space="preserve"> </w:t>
      </w:r>
      <w:r w:rsidR="4686FB80">
        <w:t>su</w:t>
      </w:r>
      <w:r w:rsidR="2B9F2BBC">
        <w:t xml:space="preserve"> </w:t>
      </w:r>
      <w:r w:rsidR="4686FB80">
        <w:t xml:space="preserve">libro </w:t>
      </w:r>
      <w:r w:rsidR="4686FB80" w:rsidRPr="084D5270">
        <w:rPr>
          <w:i/>
          <w:iCs/>
        </w:rPr>
        <w:t>Letras de sangre</w:t>
      </w:r>
      <w:r w:rsidR="006D5AE7">
        <w:t>,</w:t>
      </w:r>
      <w:r w:rsidR="4686FB80">
        <w:t xml:space="preserve"> </w:t>
      </w:r>
      <w:r w:rsidR="60AA25C2">
        <w:t>hace</w:t>
      </w:r>
      <w:r w:rsidR="75F8D15A">
        <w:t xml:space="preserve"> un uso en </w:t>
      </w:r>
      <w:r w:rsidR="25FBBE9A">
        <w:t>extremo</w:t>
      </w:r>
      <w:r w:rsidR="2251EDDE">
        <w:t xml:space="preserve"> de</w:t>
      </w:r>
      <w:r w:rsidR="25FBBE9A">
        <w:t xml:space="preserve"> </w:t>
      </w:r>
      <w:r w:rsidR="6C22E46C">
        <w:t>las posibilidades de la mecanización</w:t>
      </w:r>
      <w:r w:rsidR="75F8D15A">
        <w:t xml:space="preserve">, </w:t>
      </w:r>
      <w:r w:rsidR="47AF098F">
        <w:t xml:space="preserve">con lo que </w:t>
      </w:r>
      <w:r w:rsidR="75F8D15A">
        <w:t xml:space="preserve">se diluye </w:t>
      </w:r>
      <w:r w:rsidR="6C22E46C">
        <w:t>la destreza humana, especialmente la mental</w:t>
      </w:r>
      <w:r w:rsidR="40903969">
        <w:t>.</w:t>
      </w:r>
      <w:r w:rsidR="0C78EF98">
        <w:t xml:space="preserve"> </w:t>
      </w:r>
    </w:p>
    <w:p w14:paraId="7E6D352D" w14:textId="1926FC15" w:rsidR="008430D7" w:rsidRDefault="585F2B23" w:rsidP="084D5270">
      <w:pPr>
        <w:pStyle w:val="Default"/>
        <w:spacing w:line="360" w:lineRule="auto"/>
        <w:ind w:firstLine="708"/>
        <w:jc w:val="both"/>
      </w:pPr>
      <w:r>
        <w:t>Y</w:t>
      </w:r>
      <w:r w:rsidR="155494B1">
        <w:t xml:space="preserve"> </w:t>
      </w:r>
      <w:r w:rsidR="0C78EF98">
        <w:t xml:space="preserve">este </w:t>
      </w:r>
      <w:r>
        <w:t>hecho</w:t>
      </w:r>
      <w:r w:rsidR="155494B1">
        <w:t xml:space="preserve"> </w:t>
      </w:r>
      <w:r w:rsidR="40903969">
        <w:t>no sólo</w:t>
      </w:r>
      <w:r w:rsidR="0C78EF98">
        <w:t xml:space="preserve"> impacta en el modo </w:t>
      </w:r>
      <w:r w:rsidR="5B356873">
        <w:t>en que</w:t>
      </w:r>
      <w:r w:rsidR="0C78EF98">
        <w:t xml:space="preserve"> se consumen los contenidos, sino que</w:t>
      </w:r>
      <w:r w:rsidR="155494B1">
        <w:t xml:space="preserve"> también reduce</w:t>
      </w:r>
      <w:r w:rsidR="0C78EF98">
        <w:t xml:space="preserve"> profundamente el proceso creativo</w:t>
      </w:r>
      <w:r w:rsidR="106F22AA">
        <w:t xml:space="preserve">, </w:t>
      </w:r>
      <w:r>
        <w:t xml:space="preserve">y </w:t>
      </w:r>
      <w:r w:rsidR="3264F3D6">
        <w:t>nadie</w:t>
      </w:r>
      <w:r>
        <w:t xml:space="preserve"> debe ser </w:t>
      </w:r>
      <w:r w:rsidR="106F22AA">
        <w:t>s</w:t>
      </w:r>
      <w:r w:rsidR="099F0B42">
        <w:t>ó</w:t>
      </w:r>
      <w:r w:rsidR="106F22AA">
        <w:t>lo</w:t>
      </w:r>
      <w:r w:rsidR="155494B1">
        <w:t xml:space="preserve"> consumidor</w:t>
      </w:r>
      <w:r w:rsidR="0C78EF98">
        <w:t>, sino también</w:t>
      </w:r>
      <w:r w:rsidR="155494B1">
        <w:t xml:space="preserve"> creador</w:t>
      </w:r>
      <w:r w:rsidR="3AD011C6">
        <w:t>.</w:t>
      </w:r>
      <w:r w:rsidR="00210158">
        <w:t xml:space="preserve"> </w:t>
      </w:r>
      <w:r w:rsidR="6DDB21B3">
        <w:t xml:space="preserve">Habrá que </w:t>
      </w:r>
      <w:r w:rsidR="2251EDDE">
        <w:t>cuida</w:t>
      </w:r>
      <w:r w:rsidR="76DACC6A">
        <w:t>r</w:t>
      </w:r>
      <w:r w:rsidR="2251EDDE">
        <w:t xml:space="preserve"> </w:t>
      </w:r>
      <w:r w:rsidR="0789F41E">
        <w:t xml:space="preserve">no dejar </w:t>
      </w:r>
      <w:r w:rsidR="11CC9405">
        <w:t>atrás</w:t>
      </w:r>
      <w:r w:rsidR="6A3C01B0">
        <w:t xml:space="preserve"> </w:t>
      </w:r>
      <w:r w:rsidR="472EE7FE">
        <w:t>el desarrollo de procesos intelectuales que den a</w:t>
      </w:r>
      <w:r w:rsidR="2251EDDE">
        <w:t>l estudiante</w:t>
      </w:r>
      <w:r w:rsidR="472EE7FE">
        <w:t xml:space="preserve"> la posibilidad </w:t>
      </w:r>
      <w:r w:rsidR="2F37BF0A">
        <w:t xml:space="preserve">de </w:t>
      </w:r>
      <w:r w:rsidR="472EE7FE">
        <w:t>buscar y consultar información de manera independiente, es deci</w:t>
      </w:r>
      <w:r w:rsidR="69E0A7CB">
        <w:t>r, que no esté en espera de</w:t>
      </w:r>
      <w:r w:rsidR="25ECDC85">
        <w:t xml:space="preserve"> su</w:t>
      </w:r>
      <w:r w:rsidR="69E0A7CB">
        <w:t xml:space="preserve"> docente para tener acceso al conocimiento</w:t>
      </w:r>
      <w:r w:rsidR="483BB39D">
        <w:t>;</w:t>
      </w:r>
      <w:r w:rsidR="3AD011C6">
        <w:t xml:space="preserve"> </w:t>
      </w:r>
      <w:r w:rsidR="2B040726">
        <w:t>para</w:t>
      </w:r>
      <w:r w:rsidR="3AD011C6">
        <w:t xml:space="preserve"> </w:t>
      </w:r>
      <w:r w:rsidR="472EE7FE">
        <w:t xml:space="preserve">comprender y analizar </w:t>
      </w:r>
      <w:r w:rsidR="69E0A7CB">
        <w:t xml:space="preserve">lo que lee u observa sin esperar a que </w:t>
      </w:r>
      <w:r w:rsidR="5C6DFD4D">
        <w:t>les demos nuestra</w:t>
      </w:r>
      <w:r w:rsidR="69E0A7CB">
        <w:t xml:space="preserve"> interpretación</w:t>
      </w:r>
      <w:r w:rsidR="3AD011C6">
        <w:t>.</w:t>
      </w:r>
      <w:r w:rsidR="472EE7FE">
        <w:t xml:space="preserve"> </w:t>
      </w:r>
    </w:p>
    <w:p w14:paraId="5128BF38" w14:textId="274AED6F" w:rsidR="00E85007" w:rsidRDefault="008430D7" w:rsidP="084D5270">
      <w:pPr>
        <w:pStyle w:val="Default"/>
        <w:spacing w:line="360" w:lineRule="auto"/>
        <w:ind w:firstLine="708"/>
        <w:jc w:val="both"/>
      </w:pPr>
      <w:r>
        <w:t>Necesitamos que c</w:t>
      </w:r>
      <w:r w:rsidR="56E643E0">
        <w:t xml:space="preserve">ada </w:t>
      </w:r>
      <w:r w:rsidR="69E0A7CB">
        <w:t>estudiante genere</w:t>
      </w:r>
      <w:r w:rsidR="472EE7FE">
        <w:t xml:space="preserve"> sus propios cuestionamientos</w:t>
      </w:r>
      <w:r w:rsidR="69E0A7CB">
        <w:t xml:space="preserve"> </w:t>
      </w:r>
      <w:r w:rsidR="2251EDDE">
        <w:t>y no</w:t>
      </w:r>
      <w:r w:rsidR="69E0A7CB">
        <w:t xml:space="preserve"> </w:t>
      </w:r>
      <w:r>
        <w:t xml:space="preserve">sea </w:t>
      </w:r>
      <w:r w:rsidR="69E0A7CB">
        <w:t xml:space="preserve">el docente </w:t>
      </w:r>
      <w:r w:rsidR="0C9CEF76">
        <w:t>la única persona</w:t>
      </w:r>
      <w:r w:rsidR="69E0A7CB">
        <w:t xml:space="preserve"> </w:t>
      </w:r>
      <w:r w:rsidR="0D294498">
        <w:t xml:space="preserve">que lo cuestione en clase </w:t>
      </w:r>
      <w:r w:rsidR="69E0A7CB">
        <w:t xml:space="preserve">o le </w:t>
      </w:r>
      <w:r w:rsidR="39772C47">
        <w:t>presente</w:t>
      </w:r>
      <w:r w:rsidR="69E0A7CB">
        <w:t xml:space="preserve"> preguntas</w:t>
      </w:r>
      <w:r w:rsidR="0D294498">
        <w:t xml:space="preserve"> en un examen escrito</w:t>
      </w:r>
      <w:r w:rsidR="005316F5">
        <w:t>;</w:t>
      </w:r>
      <w:r w:rsidR="472EE7FE">
        <w:t xml:space="preserve"> </w:t>
      </w:r>
      <w:r w:rsidR="005316F5">
        <w:t>q</w:t>
      </w:r>
      <w:r w:rsidR="00E85007">
        <w:t>ue verifique</w:t>
      </w:r>
      <w:r w:rsidR="69E0A7CB">
        <w:t xml:space="preserve"> sus avances y </w:t>
      </w:r>
      <w:r w:rsidR="2251EDDE">
        <w:t xml:space="preserve">no </w:t>
      </w:r>
      <w:r w:rsidR="00E85007">
        <w:t>sea</w:t>
      </w:r>
      <w:r w:rsidR="002D114B">
        <w:t xml:space="preserve"> </w:t>
      </w:r>
      <w:r w:rsidR="2251EDDE">
        <w:t>el</w:t>
      </w:r>
      <w:r w:rsidR="69E0A7CB">
        <w:t xml:space="preserve"> docente </w:t>
      </w:r>
      <w:r w:rsidR="2251EDDE">
        <w:t>el</w:t>
      </w:r>
      <w:r w:rsidR="69E0A7CB">
        <w:t xml:space="preserve"> únic</w:t>
      </w:r>
      <w:r w:rsidR="2251EDDE">
        <w:t>o</w:t>
      </w:r>
      <w:r w:rsidR="69E0A7CB">
        <w:t xml:space="preserve"> que pueda evaluar el proceso y</w:t>
      </w:r>
      <w:r w:rsidR="7A42C43D">
        <w:t xml:space="preserve"> los</w:t>
      </w:r>
      <w:r w:rsidR="69E0A7CB">
        <w:t xml:space="preserve"> resultados</w:t>
      </w:r>
      <w:r w:rsidR="7391EA21">
        <w:t>.</w:t>
      </w:r>
      <w:r w:rsidR="2251EDDE">
        <w:t xml:space="preserve"> </w:t>
      </w:r>
      <w:r w:rsidR="755E17F5">
        <w:t>U</w:t>
      </w:r>
      <w:r w:rsidR="2251EDDE">
        <w:t>n estudiante que tenga</w:t>
      </w:r>
      <w:r w:rsidR="69E0A7CB">
        <w:t xml:space="preserve"> la posibilidad de elaborar productos con creatividad y originalidad, </w:t>
      </w:r>
      <w:r w:rsidR="2251EDDE">
        <w:t>y no sea el docente que le diga</w:t>
      </w:r>
      <w:r w:rsidR="69E0A7CB">
        <w:t xml:space="preserve"> cómo debe hacerlo</w:t>
      </w:r>
      <w:r w:rsidR="66D8A568">
        <w:t>s</w:t>
      </w:r>
      <w:r w:rsidR="69E0A7CB">
        <w:t xml:space="preserve"> </w:t>
      </w:r>
      <w:r w:rsidR="0D294498">
        <w:t>para que sea</w:t>
      </w:r>
      <w:r w:rsidR="61EDA17C">
        <w:t>n</w:t>
      </w:r>
      <w:r w:rsidR="0D294498">
        <w:t xml:space="preserve"> correcto</w:t>
      </w:r>
      <w:r w:rsidR="1332D6C9">
        <w:t>s</w:t>
      </w:r>
      <w:r w:rsidR="005316F5">
        <w:t>;</w:t>
      </w:r>
      <w:r w:rsidR="69E0A7CB">
        <w:t xml:space="preserve"> </w:t>
      </w:r>
      <w:r w:rsidR="005316F5">
        <w:t>q</w:t>
      </w:r>
      <w:r w:rsidR="00E85007">
        <w:t>ue pueda expresar</w:t>
      </w:r>
      <w:r w:rsidR="69E0A7CB">
        <w:t xml:space="preserve"> de manera oral y escrita sus ideas, con el sustento que respalde su aporte</w:t>
      </w:r>
      <w:r w:rsidR="00E85007">
        <w:t>,</w:t>
      </w:r>
      <w:r w:rsidR="69E0A7CB">
        <w:t xml:space="preserve"> y no se</w:t>
      </w:r>
      <w:r w:rsidR="2251EDDE">
        <w:t>a</w:t>
      </w:r>
      <w:r w:rsidR="69E0A7CB">
        <w:t xml:space="preserve"> </w:t>
      </w:r>
      <w:r w:rsidR="2251EDDE">
        <w:t>el</w:t>
      </w:r>
      <w:r w:rsidR="69E0A7CB">
        <w:t xml:space="preserve"> docente </w:t>
      </w:r>
      <w:r w:rsidR="0070CD1A">
        <w:t>la</w:t>
      </w:r>
      <w:r w:rsidR="69E0A7CB">
        <w:t xml:space="preserve"> únic</w:t>
      </w:r>
      <w:r w:rsidR="547F6D46">
        <w:t>a persona</w:t>
      </w:r>
      <w:r w:rsidR="69E0A7CB">
        <w:t xml:space="preserve"> que tenga </w:t>
      </w:r>
      <w:r w:rsidR="6956AADB">
        <w:t>“</w:t>
      </w:r>
      <w:commentRangeStart w:id="3"/>
      <w:r w:rsidR="69E0A7CB">
        <w:t>la verdad</w:t>
      </w:r>
      <w:r w:rsidR="3DF384A7">
        <w:t>”</w:t>
      </w:r>
      <w:commentRangeEnd w:id="3"/>
      <w:r w:rsidR="00925986">
        <w:rPr>
          <w:rStyle w:val="CommentReference"/>
          <w:sz w:val="24"/>
          <w:szCs w:val="24"/>
        </w:rPr>
        <w:commentReference w:id="3"/>
      </w:r>
      <w:r w:rsidR="52715E78">
        <w:t>.</w:t>
      </w:r>
      <w:r w:rsidR="33A1DEDE">
        <w:t xml:space="preserve"> </w:t>
      </w:r>
    </w:p>
    <w:p w14:paraId="483AEC6D" w14:textId="41A7CB36" w:rsidR="002E3838" w:rsidRPr="002E3838" w:rsidRDefault="00BB1058" w:rsidP="084D5270">
      <w:pPr>
        <w:pStyle w:val="Default"/>
        <w:spacing w:line="360" w:lineRule="auto"/>
        <w:ind w:firstLine="708"/>
        <w:jc w:val="both"/>
      </w:pPr>
      <w:r>
        <w:t xml:space="preserve">Se requiere </w:t>
      </w:r>
      <w:r w:rsidR="009872E6">
        <w:t>desarrollar</w:t>
      </w:r>
      <w:r w:rsidR="33A1DEDE">
        <w:t xml:space="preserve"> </w:t>
      </w:r>
      <w:r w:rsidR="0078384B">
        <w:t>en los estudiantes</w:t>
      </w:r>
      <w:r w:rsidR="33A1DEDE">
        <w:t xml:space="preserve"> herramientas que ayuden </w:t>
      </w:r>
      <w:r w:rsidR="0078384B">
        <w:t xml:space="preserve">a su </w:t>
      </w:r>
      <w:r w:rsidR="33A1DEDE">
        <w:t>intelecto</w:t>
      </w:r>
      <w:r w:rsidR="0D294498">
        <w:t>,</w:t>
      </w:r>
      <w:r w:rsidR="33A1DEDE">
        <w:t xml:space="preserve"> a la comprensión de contenidos y a</w:t>
      </w:r>
      <w:r w:rsidR="69E0A7CB">
        <w:t xml:space="preserve"> gestionar sus propios conocimientos a partir de</w:t>
      </w:r>
      <w:r w:rsidR="0078384B">
        <w:t xml:space="preserve"> </w:t>
      </w:r>
      <w:r w:rsidR="69E0A7CB">
        <w:t>l</w:t>
      </w:r>
      <w:r w:rsidR="0078384B">
        <w:t>os</w:t>
      </w:r>
      <w:r w:rsidR="69E0A7CB">
        <w:t xml:space="preserve"> ya </w:t>
      </w:r>
      <w:r w:rsidR="4F72C8C1">
        <w:t>existente</w:t>
      </w:r>
      <w:r w:rsidR="0078384B">
        <w:t>s.</w:t>
      </w:r>
      <w:r w:rsidR="4F72C8C1">
        <w:t xml:space="preserve"> </w:t>
      </w:r>
      <w:r w:rsidR="0078384B">
        <w:t>C</w:t>
      </w:r>
      <w:r w:rsidR="074E02BA">
        <w:t xml:space="preserve">omo hace </w:t>
      </w:r>
      <w:r w:rsidR="23673A5B">
        <w:t>mención</w:t>
      </w:r>
      <w:r w:rsidR="602071C4">
        <w:t xml:space="preserve"> Jacques</w:t>
      </w:r>
      <w:r w:rsidR="23673A5B">
        <w:t xml:space="preserve"> Ranci</w:t>
      </w:r>
      <w:r w:rsidR="1408A625">
        <w:t>è</w:t>
      </w:r>
      <w:r w:rsidR="23673A5B">
        <w:t>r</w:t>
      </w:r>
      <w:r w:rsidR="1408A625">
        <w:t>e</w:t>
      </w:r>
      <w:r w:rsidR="63116AA3">
        <w:t xml:space="preserve"> en </w:t>
      </w:r>
      <w:r w:rsidR="63116AA3" w:rsidRPr="084D5270">
        <w:rPr>
          <w:i/>
          <w:iCs/>
        </w:rPr>
        <w:t>El maestro ignorante:</w:t>
      </w:r>
      <w:r w:rsidR="23673A5B">
        <w:t xml:space="preserve"> “</w:t>
      </w:r>
      <w:r w:rsidR="0078384B">
        <w:t>L</w:t>
      </w:r>
      <w:r w:rsidR="23673A5B">
        <w:t>as palabras que el niño aprende mejor, aquellas de las que absorbe mejor el sentido, de las que se apropia mejor para su propio uso, son aquellas que aprende sin maestro explicador, con anterioridad a cualquier maestro explicador”.</w:t>
      </w:r>
    </w:p>
    <w:p w14:paraId="102BA62D" w14:textId="3070AD41" w:rsidR="000809AE" w:rsidRDefault="49639AC3" w:rsidP="084D5270">
      <w:pPr>
        <w:tabs>
          <w:tab w:val="left" w:pos="3709"/>
        </w:tabs>
        <w:spacing w:line="360" w:lineRule="auto"/>
        <w:ind w:firstLine="708"/>
        <w:jc w:val="both"/>
        <w:rPr>
          <w:rFonts w:ascii="Arial" w:hAnsi="Arial" w:cs="Arial"/>
          <w:sz w:val="24"/>
          <w:szCs w:val="24"/>
        </w:rPr>
      </w:pPr>
      <w:r w:rsidRPr="084D5270">
        <w:rPr>
          <w:rFonts w:ascii="Arial" w:hAnsi="Arial" w:cs="Arial"/>
          <w:sz w:val="24"/>
          <w:szCs w:val="24"/>
        </w:rPr>
        <w:t>Esto</w:t>
      </w:r>
      <w:r w:rsidR="7724EB37" w:rsidRPr="084D5270">
        <w:rPr>
          <w:rFonts w:ascii="Arial" w:hAnsi="Arial" w:cs="Arial"/>
          <w:sz w:val="24"/>
          <w:szCs w:val="24"/>
        </w:rPr>
        <w:t xml:space="preserve"> lleva a comprender mejor el cambio que debe </w:t>
      </w:r>
      <w:r w:rsidR="108A1A74" w:rsidRPr="084D5270">
        <w:rPr>
          <w:rFonts w:ascii="Arial" w:hAnsi="Arial" w:cs="Arial"/>
          <w:sz w:val="24"/>
          <w:szCs w:val="24"/>
        </w:rPr>
        <w:t>experimentar</w:t>
      </w:r>
      <w:r w:rsidR="7724EB37" w:rsidRPr="084D5270">
        <w:rPr>
          <w:rFonts w:ascii="Arial" w:hAnsi="Arial" w:cs="Arial"/>
          <w:sz w:val="24"/>
          <w:szCs w:val="24"/>
        </w:rPr>
        <w:t xml:space="preserve"> la </w:t>
      </w:r>
      <w:r w:rsidR="790F2B6D" w:rsidRPr="084D5270">
        <w:rPr>
          <w:rFonts w:ascii="Arial" w:hAnsi="Arial" w:cs="Arial"/>
          <w:sz w:val="24"/>
          <w:szCs w:val="24"/>
        </w:rPr>
        <w:t>práctica</w:t>
      </w:r>
      <w:r w:rsidR="7724EB37" w:rsidRPr="084D5270">
        <w:rPr>
          <w:rFonts w:ascii="Arial" w:hAnsi="Arial" w:cs="Arial"/>
          <w:sz w:val="24"/>
          <w:szCs w:val="24"/>
        </w:rPr>
        <w:t xml:space="preserve"> docente,</w:t>
      </w:r>
      <w:r w:rsidR="22285B6F" w:rsidRPr="084D5270">
        <w:rPr>
          <w:rFonts w:ascii="Arial" w:hAnsi="Arial" w:cs="Arial"/>
          <w:sz w:val="24"/>
          <w:szCs w:val="24"/>
        </w:rPr>
        <w:t xml:space="preserve"> pues es una</w:t>
      </w:r>
      <w:r w:rsidR="7724EB37" w:rsidRPr="084D5270">
        <w:rPr>
          <w:rFonts w:ascii="Arial" w:hAnsi="Arial" w:cs="Arial"/>
          <w:sz w:val="24"/>
          <w:szCs w:val="24"/>
        </w:rPr>
        <w:t xml:space="preserve"> constante </w:t>
      </w:r>
      <w:r w:rsidR="1581A9DA" w:rsidRPr="084D5270">
        <w:rPr>
          <w:rFonts w:ascii="Arial" w:hAnsi="Arial" w:cs="Arial"/>
          <w:sz w:val="24"/>
          <w:szCs w:val="24"/>
        </w:rPr>
        <w:t xml:space="preserve">del </w:t>
      </w:r>
      <w:r w:rsidR="16D3AE9A" w:rsidRPr="084D5270">
        <w:rPr>
          <w:rFonts w:ascii="Arial" w:hAnsi="Arial" w:cs="Arial"/>
          <w:sz w:val="24"/>
          <w:szCs w:val="24"/>
        </w:rPr>
        <w:t xml:space="preserve">proceso </w:t>
      </w:r>
      <w:r w:rsidR="7724EB37" w:rsidRPr="084D5270">
        <w:rPr>
          <w:rFonts w:ascii="Arial" w:hAnsi="Arial" w:cs="Arial"/>
          <w:sz w:val="24"/>
          <w:szCs w:val="24"/>
        </w:rPr>
        <w:t>educativo cree</w:t>
      </w:r>
      <w:r w:rsidR="25E9846E" w:rsidRPr="084D5270">
        <w:rPr>
          <w:rFonts w:ascii="Arial" w:hAnsi="Arial" w:cs="Arial"/>
          <w:sz w:val="24"/>
          <w:szCs w:val="24"/>
        </w:rPr>
        <w:t>r</w:t>
      </w:r>
      <w:r w:rsidR="7724EB37" w:rsidRPr="084D5270">
        <w:rPr>
          <w:rFonts w:ascii="Arial" w:hAnsi="Arial" w:cs="Arial"/>
          <w:sz w:val="24"/>
          <w:szCs w:val="24"/>
        </w:rPr>
        <w:t xml:space="preserve"> que </w:t>
      </w:r>
      <w:r w:rsidR="58115073" w:rsidRPr="084D5270">
        <w:rPr>
          <w:rFonts w:ascii="Arial" w:hAnsi="Arial" w:cs="Arial"/>
          <w:sz w:val="24"/>
          <w:szCs w:val="24"/>
        </w:rPr>
        <w:t>la figura</w:t>
      </w:r>
      <w:r w:rsidR="7724EB37" w:rsidRPr="084D5270">
        <w:rPr>
          <w:rFonts w:ascii="Arial" w:hAnsi="Arial" w:cs="Arial"/>
          <w:sz w:val="24"/>
          <w:szCs w:val="24"/>
        </w:rPr>
        <w:t xml:space="preserve"> docente</w:t>
      </w:r>
      <w:r w:rsidR="16D3AE9A" w:rsidRPr="084D5270">
        <w:rPr>
          <w:rFonts w:ascii="Arial" w:hAnsi="Arial" w:cs="Arial"/>
          <w:sz w:val="24"/>
          <w:szCs w:val="24"/>
        </w:rPr>
        <w:t xml:space="preserve"> es l</w:t>
      </w:r>
      <w:r w:rsidR="5FF6C545" w:rsidRPr="084D5270">
        <w:rPr>
          <w:rFonts w:ascii="Arial" w:hAnsi="Arial" w:cs="Arial"/>
          <w:sz w:val="24"/>
          <w:szCs w:val="24"/>
        </w:rPr>
        <w:t>a</w:t>
      </w:r>
      <w:r w:rsidR="16D3AE9A" w:rsidRPr="084D5270">
        <w:rPr>
          <w:rFonts w:ascii="Arial" w:hAnsi="Arial" w:cs="Arial"/>
          <w:sz w:val="24"/>
          <w:szCs w:val="24"/>
        </w:rPr>
        <w:t xml:space="preserve"> únic</w:t>
      </w:r>
      <w:r w:rsidR="2B07A163" w:rsidRPr="084D5270">
        <w:rPr>
          <w:rFonts w:ascii="Arial" w:hAnsi="Arial" w:cs="Arial"/>
          <w:sz w:val="24"/>
          <w:szCs w:val="24"/>
        </w:rPr>
        <w:t>a</w:t>
      </w:r>
      <w:r w:rsidR="7724EB37" w:rsidRPr="084D5270">
        <w:rPr>
          <w:rFonts w:ascii="Arial" w:hAnsi="Arial" w:cs="Arial"/>
          <w:sz w:val="24"/>
          <w:szCs w:val="24"/>
        </w:rPr>
        <w:t xml:space="preserve"> poseedor</w:t>
      </w:r>
      <w:r w:rsidR="557E7D1C" w:rsidRPr="084D5270">
        <w:rPr>
          <w:rFonts w:ascii="Arial" w:hAnsi="Arial" w:cs="Arial"/>
          <w:sz w:val="24"/>
          <w:szCs w:val="24"/>
        </w:rPr>
        <w:t>a</w:t>
      </w:r>
      <w:r w:rsidR="7724EB37" w:rsidRPr="084D5270">
        <w:rPr>
          <w:rFonts w:ascii="Arial" w:hAnsi="Arial" w:cs="Arial"/>
          <w:sz w:val="24"/>
          <w:szCs w:val="24"/>
        </w:rPr>
        <w:t xml:space="preserve"> del conocimiento, dotad</w:t>
      </w:r>
      <w:r w:rsidR="008A2D72" w:rsidRPr="084D5270">
        <w:rPr>
          <w:rFonts w:ascii="Arial" w:hAnsi="Arial" w:cs="Arial"/>
          <w:sz w:val="24"/>
          <w:szCs w:val="24"/>
        </w:rPr>
        <w:t>a</w:t>
      </w:r>
      <w:r w:rsidR="7724EB37" w:rsidRPr="084D5270">
        <w:rPr>
          <w:rFonts w:ascii="Arial" w:hAnsi="Arial" w:cs="Arial"/>
          <w:sz w:val="24"/>
          <w:szCs w:val="24"/>
        </w:rPr>
        <w:t xml:space="preserve"> de información y expert</w:t>
      </w:r>
      <w:r w:rsidR="2C7F4C0E" w:rsidRPr="084D5270">
        <w:rPr>
          <w:rFonts w:ascii="Arial" w:hAnsi="Arial" w:cs="Arial"/>
          <w:sz w:val="24"/>
          <w:szCs w:val="24"/>
        </w:rPr>
        <w:t>a</w:t>
      </w:r>
      <w:r w:rsidR="7724EB37" w:rsidRPr="084D5270">
        <w:rPr>
          <w:rFonts w:ascii="Arial" w:hAnsi="Arial" w:cs="Arial"/>
          <w:sz w:val="24"/>
          <w:szCs w:val="24"/>
        </w:rPr>
        <w:t xml:space="preserve"> en su área</w:t>
      </w:r>
      <w:r w:rsidR="16D3AE9A" w:rsidRPr="084D5270">
        <w:rPr>
          <w:rFonts w:ascii="Arial" w:hAnsi="Arial" w:cs="Arial"/>
          <w:sz w:val="24"/>
          <w:szCs w:val="24"/>
        </w:rPr>
        <w:t xml:space="preserve">, y que es la </w:t>
      </w:r>
      <w:r w:rsidR="7724EB37" w:rsidRPr="084D5270">
        <w:rPr>
          <w:rFonts w:ascii="Arial" w:hAnsi="Arial" w:cs="Arial"/>
          <w:sz w:val="24"/>
          <w:szCs w:val="24"/>
        </w:rPr>
        <w:t>única autori</w:t>
      </w:r>
      <w:r w:rsidR="0F475851" w:rsidRPr="084D5270">
        <w:rPr>
          <w:rFonts w:ascii="Arial" w:hAnsi="Arial" w:cs="Arial"/>
          <w:sz w:val="24"/>
          <w:szCs w:val="24"/>
        </w:rPr>
        <w:t>zada para</w:t>
      </w:r>
      <w:r w:rsidR="7724EB37" w:rsidRPr="084D5270">
        <w:rPr>
          <w:rFonts w:ascii="Arial" w:hAnsi="Arial" w:cs="Arial"/>
          <w:sz w:val="24"/>
          <w:szCs w:val="24"/>
        </w:rPr>
        <w:t xml:space="preserve"> transmitir tales contenidos</w:t>
      </w:r>
      <w:r w:rsidR="1394C1D5" w:rsidRPr="084D5270">
        <w:rPr>
          <w:rFonts w:ascii="Arial" w:hAnsi="Arial" w:cs="Arial"/>
          <w:sz w:val="24"/>
          <w:szCs w:val="24"/>
        </w:rPr>
        <w:t>;</w:t>
      </w:r>
      <w:r w:rsidR="7724EB37" w:rsidRPr="084D5270">
        <w:rPr>
          <w:rFonts w:ascii="Arial" w:hAnsi="Arial" w:cs="Arial"/>
          <w:sz w:val="24"/>
          <w:szCs w:val="24"/>
        </w:rPr>
        <w:t xml:space="preserve"> </w:t>
      </w:r>
      <w:r w:rsidR="16D3AE9A" w:rsidRPr="084D5270">
        <w:rPr>
          <w:rFonts w:ascii="Arial" w:hAnsi="Arial" w:cs="Arial"/>
          <w:sz w:val="24"/>
          <w:szCs w:val="24"/>
        </w:rPr>
        <w:t>l</w:t>
      </w:r>
      <w:r w:rsidR="5306F77B" w:rsidRPr="084D5270">
        <w:rPr>
          <w:rFonts w:ascii="Arial" w:hAnsi="Arial" w:cs="Arial"/>
          <w:sz w:val="24"/>
          <w:szCs w:val="24"/>
        </w:rPr>
        <w:t>a</w:t>
      </w:r>
      <w:r w:rsidR="16D3AE9A" w:rsidRPr="084D5270">
        <w:rPr>
          <w:rFonts w:ascii="Arial" w:hAnsi="Arial" w:cs="Arial"/>
          <w:sz w:val="24"/>
          <w:szCs w:val="24"/>
        </w:rPr>
        <w:t xml:space="preserve"> únic</w:t>
      </w:r>
      <w:r w:rsidR="7893CCDC" w:rsidRPr="084D5270">
        <w:rPr>
          <w:rFonts w:ascii="Arial" w:hAnsi="Arial" w:cs="Arial"/>
          <w:sz w:val="24"/>
          <w:szCs w:val="24"/>
        </w:rPr>
        <w:t>a</w:t>
      </w:r>
      <w:r w:rsidR="16D3AE9A" w:rsidRPr="084D5270">
        <w:rPr>
          <w:rFonts w:ascii="Arial" w:hAnsi="Arial" w:cs="Arial"/>
          <w:sz w:val="24"/>
          <w:szCs w:val="24"/>
        </w:rPr>
        <w:t xml:space="preserve"> que puede</w:t>
      </w:r>
      <w:r w:rsidR="548A4C73" w:rsidRPr="084D5270">
        <w:rPr>
          <w:rFonts w:ascii="Arial" w:hAnsi="Arial" w:cs="Arial"/>
          <w:sz w:val="24"/>
          <w:szCs w:val="24"/>
        </w:rPr>
        <w:t xml:space="preserve"> determina</w:t>
      </w:r>
      <w:r w:rsidR="16D3AE9A" w:rsidRPr="084D5270">
        <w:rPr>
          <w:rFonts w:ascii="Arial" w:hAnsi="Arial" w:cs="Arial"/>
          <w:sz w:val="24"/>
          <w:szCs w:val="24"/>
        </w:rPr>
        <w:t>r</w:t>
      </w:r>
      <w:r w:rsidR="548A4C73" w:rsidRPr="084D5270">
        <w:rPr>
          <w:rFonts w:ascii="Arial" w:hAnsi="Arial" w:cs="Arial"/>
          <w:sz w:val="24"/>
          <w:szCs w:val="24"/>
        </w:rPr>
        <w:t xml:space="preserve"> el qu</w:t>
      </w:r>
      <w:r w:rsidR="190EB876" w:rsidRPr="084D5270">
        <w:rPr>
          <w:rFonts w:ascii="Arial" w:hAnsi="Arial" w:cs="Arial"/>
          <w:sz w:val="24"/>
          <w:szCs w:val="24"/>
        </w:rPr>
        <w:t>é</w:t>
      </w:r>
      <w:r w:rsidR="548A4C73" w:rsidRPr="084D5270">
        <w:rPr>
          <w:rFonts w:ascii="Arial" w:hAnsi="Arial" w:cs="Arial"/>
          <w:sz w:val="24"/>
          <w:szCs w:val="24"/>
        </w:rPr>
        <w:t xml:space="preserve">, </w:t>
      </w:r>
      <w:r w:rsidR="51AFD97D" w:rsidRPr="084D5270">
        <w:rPr>
          <w:rFonts w:ascii="Arial" w:hAnsi="Arial" w:cs="Arial"/>
          <w:sz w:val="24"/>
          <w:szCs w:val="24"/>
        </w:rPr>
        <w:t xml:space="preserve">el </w:t>
      </w:r>
      <w:r w:rsidR="548A4C73" w:rsidRPr="084D5270">
        <w:rPr>
          <w:rFonts w:ascii="Arial" w:hAnsi="Arial" w:cs="Arial"/>
          <w:sz w:val="24"/>
          <w:szCs w:val="24"/>
        </w:rPr>
        <w:t>c</w:t>
      </w:r>
      <w:r w:rsidR="6EDA1B4F" w:rsidRPr="084D5270">
        <w:rPr>
          <w:rFonts w:ascii="Arial" w:hAnsi="Arial" w:cs="Arial"/>
          <w:sz w:val="24"/>
          <w:szCs w:val="24"/>
        </w:rPr>
        <w:t>ó</w:t>
      </w:r>
      <w:r w:rsidR="548A4C73" w:rsidRPr="084D5270">
        <w:rPr>
          <w:rFonts w:ascii="Arial" w:hAnsi="Arial" w:cs="Arial"/>
          <w:sz w:val="24"/>
          <w:szCs w:val="24"/>
        </w:rPr>
        <w:t xml:space="preserve">mo, </w:t>
      </w:r>
      <w:r w:rsidR="718F167D" w:rsidRPr="084D5270">
        <w:rPr>
          <w:rFonts w:ascii="Arial" w:hAnsi="Arial" w:cs="Arial"/>
          <w:sz w:val="24"/>
          <w:szCs w:val="24"/>
        </w:rPr>
        <w:t xml:space="preserve">el </w:t>
      </w:r>
      <w:r w:rsidR="548A4C73" w:rsidRPr="084D5270">
        <w:rPr>
          <w:rFonts w:ascii="Arial" w:hAnsi="Arial" w:cs="Arial"/>
          <w:sz w:val="24"/>
          <w:szCs w:val="24"/>
        </w:rPr>
        <w:t>cu</w:t>
      </w:r>
      <w:r w:rsidR="1ED16C9E" w:rsidRPr="084D5270">
        <w:rPr>
          <w:rFonts w:ascii="Arial" w:hAnsi="Arial" w:cs="Arial"/>
          <w:sz w:val="24"/>
          <w:szCs w:val="24"/>
        </w:rPr>
        <w:t>á</w:t>
      </w:r>
      <w:r w:rsidR="548A4C73" w:rsidRPr="084D5270">
        <w:rPr>
          <w:rFonts w:ascii="Arial" w:hAnsi="Arial" w:cs="Arial"/>
          <w:sz w:val="24"/>
          <w:szCs w:val="24"/>
        </w:rPr>
        <w:t xml:space="preserve">ndo, </w:t>
      </w:r>
      <w:r w:rsidR="3E15A28E" w:rsidRPr="084D5270">
        <w:rPr>
          <w:rFonts w:ascii="Arial" w:hAnsi="Arial" w:cs="Arial"/>
          <w:sz w:val="24"/>
          <w:szCs w:val="24"/>
        </w:rPr>
        <w:t xml:space="preserve">el </w:t>
      </w:r>
      <w:r w:rsidR="548A4C73" w:rsidRPr="084D5270">
        <w:rPr>
          <w:rFonts w:ascii="Arial" w:hAnsi="Arial" w:cs="Arial"/>
          <w:sz w:val="24"/>
          <w:szCs w:val="24"/>
        </w:rPr>
        <w:t>d</w:t>
      </w:r>
      <w:r w:rsidR="02DD8723" w:rsidRPr="084D5270">
        <w:rPr>
          <w:rFonts w:ascii="Arial" w:hAnsi="Arial" w:cs="Arial"/>
          <w:sz w:val="24"/>
          <w:szCs w:val="24"/>
        </w:rPr>
        <w:t>ó</w:t>
      </w:r>
      <w:r w:rsidR="548A4C73" w:rsidRPr="084D5270">
        <w:rPr>
          <w:rFonts w:ascii="Arial" w:hAnsi="Arial" w:cs="Arial"/>
          <w:sz w:val="24"/>
          <w:szCs w:val="24"/>
        </w:rPr>
        <w:t xml:space="preserve">nde y </w:t>
      </w:r>
      <w:r w:rsidR="334CC955" w:rsidRPr="084D5270">
        <w:rPr>
          <w:rFonts w:ascii="Arial" w:hAnsi="Arial" w:cs="Arial"/>
          <w:sz w:val="24"/>
          <w:szCs w:val="24"/>
        </w:rPr>
        <w:t xml:space="preserve">el </w:t>
      </w:r>
      <w:r w:rsidR="548A4C73" w:rsidRPr="084D5270">
        <w:rPr>
          <w:rFonts w:ascii="Arial" w:hAnsi="Arial" w:cs="Arial"/>
          <w:sz w:val="24"/>
          <w:szCs w:val="24"/>
        </w:rPr>
        <w:t xml:space="preserve">para </w:t>
      </w:r>
      <w:r w:rsidR="1760BF19" w:rsidRPr="084D5270">
        <w:rPr>
          <w:rFonts w:ascii="Arial" w:hAnsi="Arial" w:cs="Arial"/>
          <w:sz w:val="24"/>
          <w:szCs w:val="24"/>
        </w:rPr>
        <w:t>qu</w:t>
      </w:r>
      <w:r w:rsidR="3EEDD0C2" w:rsidRPr="084D5270">
        <w:rPr>
          <w:rFonts w:ascii="Arial" w:hAnsi="Arial" w:cs="Arial"/>
          <w:sz w:val="24"/>
          <w:szCs w:val="24"/>
        </w:rPr>
        <w:t>é</w:t>
      </w:r>
      <w:r w:rsidR="1760BF19" w:rsidRPr="084D5270">
        <w:rPr>
          <w:rFonts w:ascii="Arial" w:hAnsi="Arial" w:cs="Arial"/>
          <w:sz w:val="24"/>
          <w:szCs w:val="24"/>
        </w:rPr>
        <w:t xml:space="preserve"> de</w:t>
      </w:r>
      <w:r w:rsidR="602E7B1E" w:rsidRPr="084D5270">
        <w:rPr>
          <w:rFonts w:ascii="Arial" w:hAnsi="Arial" w:cs="Arial"/>
          <w:sz w:val="24"/>
          <w:szCs w:val="24"/>
        </w:rPr>
        <w:t>l</w:t>
      </w:r>
      <w:r w:rsidR="1760BF19" w:rsidRPr="084D5270">
        <w:rPr>
          <w:rFonts w:ascii="Arial" w:hAnsi="Arial" w:cs="Arial"/>
          <w:sz w:val="24"/>
          <w:szCs w:val="24"/>
        </w:rPr>
        <w:t xml:space="preserve"> aprend</w:t>
      </w:r>
      <w:r w:rsidR="027C3AD3" w:rsidRPr="084D5270">
        <w:rPr>
          <w:rFonts w:ascii="Arial" w:hAnsi="Arial" w:cs="Arial"/>
          <w:sz w:val="24"/>
          <w:szCs w:val="24"/>
        </w:rPr>
        <w:t>izaje de</w:t>
      </w:r>
      <w:r w:rsidR="1760BF19" w:rsidRPr="084D5270">
        <w:rPr>
          <w:rFonts w:ascii="Arial" w:hAnsi="Arial" w:cs="Arial"/>
          <w:sz w:val="24"/>
          <w:szCs w:val="24"/>
        </w:rPr>
        <w:t xml:space="preserve"> tal</w:t>
      </w:r>
      <w:r w:rsidR="16D3AE9A" w:rsidRPr="084D5270">
        <w:rPr>
          <w:rFonts w:ascii="Arial" w:hAnsi="Arial" w:cs="Arial"/>
          <w:sz w:val="24"/>
          <w:szCs w:val="24"/>
        </w:rPr>
        <w:t xml:space="preserve"> </w:t>
      </w:r>
      <w:r w:rsidR="1760BF19" w:rsidRPr="084D5270">
        <w:rPr>
          <w:rFonts w:ascii="Arial" w:hAnsi="Arial" w:cs="Arial"/>
          <w:sz w:val="24"/>
          <w:szCs w:val="24"/>
        </w:rPr>
        <w:t>o cual conocimiento</w:t>
      </w:r>
      <w:r w:rsidR="16D3AE9A" w:rsidRPr="084D5270">
        <w:rPr>
          <w:rFonts w:ascii="Arial" w:hAnsi="Arial" w:cs="Arial"/>
          <w:sz w:val="24"/>
          <w:szCs w:val="24"/>
        </w:rPr>
        <w:t>. Y cambiar este paradigma requerirá cambiar costumbres, prácticas educativas</w:t>
      </w:r>
      <w:r w:rsidR="3F60BAD2" w:rsidRPr="084D5270">
        <w:rPr>
          <w:rFonts w:ascii="Arial" w:hAnsi="Arial" w:cs="Arial"/>
          <w:sz w:val="24"/>
          <w:szCs w:val="24"/>
        </w:rPr>
        <w:t>.</w:t>
      </w:r>
      <w:r w:rsidR="76388CE5" w:rsidRPr="084D5270">
        <w:rPr>
          <w:rFonts w:ascii="Arial" w:hAnsi="Arial" w:cs="Arial"/>
          <w:sz w:val="24"/>
          <w:szCs w:val="24"/>
        </w:rPr>
        <w:t xml:space="preserve"> </w:t>
      </w:r>
      <w:r w:rsidR="6D49B12D" w:rsidRPr="084D5270">
        <w:rPr>
          <w:rFonts w:ascii="Arial" w:hAnsi="Arial" w:cs="Arial"/>
          <w:sz w:val="24"/>
          <w:szCs w:val="24"/>
        </w:rPr>
        <w:t>P</w:t>
      </w:r>
      <w:r w:rsidR="0D28948B" w:rsidRPr="084D5270">
        <w:rPr>
          <w:rFonts w:ascii="Arial" w:hAnsi="Arial" w:cs="Arial"/>
          <w:sz w:val="24"/>
          <w:szCs w:val="24"/>
        </w:rPr>
        <w:t>ara ello debemos darles</w:t>
      </w:r>
      <w:r w:rsidR="000809AE">
        <w:rPr>
          <w:rFonts w:ascii="Arial" w:hAnsi="Arial" w:cs="Arial"/>
          <w:sz w:val="24"/>
          <w:szCs w:val="24"/>
        </w:rPr>
        <w:t xml:space="preserve"> a los estudiantes</w:t>
      </w:r>
      <w:r w:rsidR="0D28948B" w:rsidRPr="084D5270">
        <w:rPr>
          <w:rFonts w:ascii="Arial" w:hAnsi="Arial" w:cs="Arial"/>
          <w:sz w:val="24"/>
          <w:szCs w:val="24"/>
        </w:rPr>
        <w:t xml:space="preserve"> </w:t>
      </w:r>
      <w:r w:rsidR="34A98520" w:rsidRPr="084D5270">
        <w:rPr>
          <w:rFonts w:ascii="Arial" w:hAnsi="Arial" w:cs="Arial"/>
          <w:sz w:val="24"/>
          <w:szCs w:val="24"/>
        </w:rPr>
        <w:t>las herramientas</w:t>
      </w:r>
      <w:r w:rsidR="0D28948B" w:rsidRPr="084D5270">
        <w:rPr>
          <w:rFonts w:ascii="Arial" w:hAnsi="Arial" w:cs="Arial"/>
          <w:sz w:val="24"/>
          <w:szCs w:val="24"/>
        </w:rPr>
        <w:t xml:space="preserve"> para que </w:t>
      </w:r>
      <w:r w:rsidR="0D28948B" w:rsidRPr="43B0161B">
        <w:rPr>
          <w:rFonts w:ascii="Arial" w:hAnsi="Arial" w:cs="Arial"/>
          <w:i/>
          <w:iCs/>
          <w:sz w:val="24"/>
          <w:szCs w:val="24"/>
        </w:rPr>
        <w:t>aprendan a aprender</w:t>
      </w:r>
      <w:r w:rsidR="65CA6CEE" w:rsidRPr="084D5270">
        <w:rPr>
          <w:rFonts w:ascii="Arial" w:hAnsi="Arial" w:cs="Arial"/>
          <w:sz w:val="24"/>
          <w:szCs w:val="24"/>
        </w:rPr>
        <w:t>.</w:t>
      </w:r>
      <w:r w:rsidR="0D28948B" w:rsidRPr="084D5270">
        <w:rPr>
          <w:rFonts w:ascii="Arial" w:hAnsi="Arial" w:cs="Arial"/>
          <w:sz w:val="24"/>
          <w:szCs w:val="24"/>
        </w:rPr>
        <w:t xml:space="preserve"> </w:t>
      </w:r>
    </w:p>
    <w:p w14:paraId="05CCAF72" w14:textId="5BF9908F" w:rsidR="001C4740" w:rsidRPr="00FA17A8" w:rsidRDefault="41C39CA9" w:rsidP="084D5270">
      <w:pPr>
        <w:tabs>
          <w:tab w:val="left" w:pos="3709"/>
        </w:tabs>
        <w:spacing w:line="360" w:lineRule="auto"/>
        <w:ind w:firstLine="708"/>
        <w:jc w:val="both"/>
        <w:rPr>
          <w:rFonts w:ascii="Arial" w:hAnsi="Arial" w:cs="Arial"/>
          <w:sz w:val="24"/>
          <w:szCs w:val="24"/>
        </w:rPr>
      </w:pPr>
      <w:r w:rsidRPr="084D5270">
        <w:rPr>
          <w:rFonts w:ascii="Arial" w:hAnsi="Arial" w:cs="Arial"/>
          <w:sz w:val="24"/>
          <w:szCs w:val="24"/>
        </w:rPr>
        <w:t>Y</w:t>
      </w:r>
      <w:r w:rsidR="0D28948B" w:rsidRPr="084D5270">
        <w:rPr>
          <w:rFonts w:ascii="Arial" w:hAnsi="Arial" w:cs="Arial"/>
          <w:sz w:val="24"/>
          <w:szCs w:val="24"/>
        </w:rPr>
        <w:t xml:space="preserve"> no es que </w:t>
      </w:r>
      <w:r w:rsidR="49639AC3" w:rsidRPr="084D5270">
        <w:rPr>
          <w:rFonts w:ascii="Arial" w:hAnsi="Arial" w:cs="Arial"/>
          <w:sz w:val="24"/>
          <w:szCs w:val="24"/>
        </w:rPr>
        <w:t xml:space="preserve">profesor </w:t>
      </w:r>
      <w:r w:rsidR="1A9D0994" w:rsidRPr="084D5270">
        <w:rPr>
          <w:rFonts w:ascii="Arial" w:hAnsi="Arial" w:cs="Arial"/>
          <w:sz w:val="24"/>
          <w:szCs w:val="24"/>
        </w:rPr>
        <w:t>s</w:t>
      </w:r>
      <w:r w:rsidR="0D28948B" w:rsidRPr="084D5270">
        <w:rPr>
          <w:rFonts w:ascii="Arial" w:hAnsi="Arial" w:cs="Arial"/>
          <w:sz w:val="24"/>
          <w:szCs w:val="24"/>
        </w:rPr>
        <w:t>ea prescindible</w:t>
      </w:r>
      <w:r w:rsidR="5FE0FE19" w:rsidRPr="084D5270">
        <w:rPr>
          <w:rFonts w:ascii="Arial" w:hAnsi="Arial" w:cs="Arial"/>
          <w:sz w:val="24"/>
          <w:szCs w:val="24"/>
        </w:rPr>
        <w:t xml:space="preserve">. </w:t>
      </w:r>
      <w:r w:rsidR="10E70C2B" w:rsidRPr="084D5270">
        <w:rPr>
          <w:rFonts w:ascii="Arial" w:hAnsi="Arial" w:cs="Arial"/>
          <w:sz w:val="24"/>
          <w:szCs w:val="24"/>
        </w:rPr>
        <w:t>P</w:t>
      </w:r>
      <w:r w:rsidR="0D28948B" w:rsidRPr="084D5270">
        <w:rPr>
          <w:rFonts w:ascii="Arial" w:hAnsi="Arial" w:cs="Arial"/>
          <w:sz w:val="24"/>
          <w:szCs w:val="24"/>
        </w:rPr>
        <w:t>or el contrario, seguirá siendo parte necesar</w:t>
      </w:r>
      <w:r w:rsidR="52365F66" w:rsidRPr="084D5270">
        <w:rPr>
          <w:rFonts w:ascii="Arial" w:hAnsi="Arial" w:cs="Arial"/>
          <w:sz w:val="24"/>
          <w:szCs w:val="24"/>
        </w:rPr>
        <w:t>ia en estos procesos educativos.</w:t>
      </w:r>
      <w:r w:rsidR="7ADE7209" w:rsidRPr="084D5270">
        <w:rPr>
          <w:rFonts w:ascii="Arial" w:hAnsi="Arial" w:cs="Arial"/>
          <w:sz w:val="24"/>
          <w:szCs w:val="24"/>
        </w:rPr>
        <w:t xml:space="preserve"> </w:t>
      </w:r>
      <w:proofErr w:type="spellStart"/>
      <w:r w:rsidR="7ADE7209" w:rsidRPr="084D5270">
        <w:rPr>
          <w:rFonts w:ascii="Arial" w:hAnsi="Arial" w:cs="Arial"/>
          <w:sz w:val="24"/>
          <w:szCs w:val="24"/>
        </w:rPr>
        <w:t>Ranciere</w:t>
      </w:r>
      <w:proofErr w:type="spellEnd"/>
      <w:r w:rsidR="7ADE7209" w:rsidRPr="084D5270">
        <w:rPr>
          <w:rFonts w:ascii="Arial" w:hAnsi="Arial" w:cs="Arial"/>
          <w:sz w:val="24"/>
          <w:szCs w:val="24"/>
        </w:rPr>
        <w:t xml:space="preserve"> lo expresa muy bien cuando dice: “</w:t>
      </w:r>
      <w:r w:rsidR="0D28948B" w:rsidRPr="084D5270">
        <w:rPr>
          <w:rFonts w:ascii="Arial" w:hAnsi="Arial" w:cs="Arial"/>
          <w:sz w:val="24"/>
          <w:szCs w:val="24"/>
        </w:rPr>
        <w:t xml:space="preserve">Los alumnos aprendieron sin maestro explicador, pero no por ello sin maestro. Antes no sabían, y ahora sabían. Luego </w:t>
      </w:r>
      <w:proofErr w:type="spellStart"/>
      <w:r w:rsidR="0D28948B" w:rsidRPr="084D5270">
        <w:rPr>
          <w:rFonts w:ascii="Arial" w:hAnsi="Arial" w:cs="Arial"/>
          <w:sz w:val="24"/>
          <w:szCs w:val="24"/>
        </w:rPr>
        <w:t>Jacotot</w:t>
      </w:r>
      <w:proofErr w:type="spellEnd"/>
      <w:r w:rsidR="0D28948B" w:rsidRPr="084D5270">
        <w:rPr>
          <w:rFonts w:ascii="Arial" w:hAnsi="Arial" w:cs="Arial"/>
          <w:sz w:val="24"/>
          <w:szCs w:val="24"/>
        </w:rPr>
        <w:t xml:space="preserve"> les enseñ</w:t>
      </w:r>
      <w:r w:rsidR="292DAE8E" w:rsidRPr="084D5270">
        <w:rPr>
          <w:rFonts w:ascii="Arial" w:hAnsi="Arial" w:cs="Arial"/>
          <w:sz w:val="24"/>
          <w:szCs w:val="24"/>
        </w:rPr>
        <w:t>ó</w:t>
      </w:r>
      <w:r w:rsidR="0D28948B" w:rsidRPr="084D5270">
        <w:rPr>
          <w:rFonts w:ascii="Arial" w:hAnsi="Arial" w:cs="Arial"/>
          <w:sz w:val="24"/>
          <w:szCs w:val="24"/>
        </w:rPr>
        <w:t xml:space="preserve"> algo, sin embargo, no les comunic</w:t>
      </w:r>
      <w:r w:rsidR="768B3B86" w:rsidRPr="084D5270">
        <w:rPr>
          <w:rFonts w:ascii="Arial" w:hAnsi="Arial" w:cs="Arial"/>
          <w:sz w:val="24"/>
          <w:szCs w:val="24"/>
        </w:rPr>
        <w:t>ó</w:t>
      </w:r>
      <w:r w:rsidR="0D28948B" w:rsidRPr="084D5270">
        <w:rPr>
          <w:rFonts w:ascii="Arial" w:hAnsi="Arial" w:cs="Arial"/>
          <w:sz w:val="24"/>
          <w:szCs w:val="24"/>
        </w:rPr>
        <w:t xml:space="preserve"> nada de su ciencia. Por lo </w:t>
      </w:r>
      <w:r w:rsidR="50ED7663" w:rsidRPr="084D5270">
        <w:rPr>
          <w:rFonts w:ascii="Arial" w:hAnsi="Arial" w:cs="Arial"/>
          <w:sz w:val="24"/>
          <w:szCs w:val="24"/>
        </w:rPr>
        <w:t>tanto,</w:t>
      </w:r>
      <w:r w:rsidR="0D28948B" w:rsidRPr="084D5270">
        <w:rPr>
          <w:rFonts w:ascii="Arial" w:hAnsi="Arial" w:cs="Arial"/>
          <w:sz w:val="24"/>
          <w:szCs w:val="24"/>
        </w:rPr>
        <w:t xml:space="preserve"> no era la ciencia del ma</w:t>
      </w:r>
      <w:r w:rsidR="52365F66" w:rsidRPr="084D5270">
        <w:rPr>
          <w:rFonts w:ascii="Arial" w:hAnsi="Arial" w:cs="Arial"/>
          <w:sz w:val="24"/>
          <w:szCs w:val="24"/>
        </w:rPr>
        <w:t>estro lo que el alumno aprendía</w:t>
      </w:r>
      <w:r w:rsidR="79995134" w:rsidRPr="084D5270">
        <w:rPr>
          <w:rFonts w:ascii="Arial" w:hAnsi="Arial" w:cs="Arial"/>
          <w:sz w:val="24"/>
          <w:szCs w:val="24"/>
        </w:rPr>
        <w:t>”</w:t>
      </w:r>
      <w:r w:rsidR="302B2E4B" w:rsidRPr="084D5270">
        <w:rPr>
          <w:rFonts w:ascii="Arial" w:hAnsi="Arial" w:cs="Arial"/>
          <w:sz w:val="24"/>
          <w:szCs w:val="24"/>
        </w:rPr>
        <w:t>.</w:t>
      </w:r>
    </w:p>
    <w:p w14:paraId="08AC199F" w14:textId="4D76959F" w:rsidR="00E9598D" w:rsidRDefault="79BF504C" w:rsidP="084D5270">
      <w:pPr>
        <w:tabs>
          <w:tab w:val="left" w:pos="3709"/>
        </w:tabs>
        <w:spacing w:line="360" w:lineRule="auto"/>
        <w:ind w:firstLine="708"/>
        <w:jc w:val="both"/>
        <w:rPr>
          <w:rFonts w:ascii="Arial" w:hAnsi="Arial" w:cs="Arial"/>
          <w:sz w:val="24"/>
          <w:szCs w:val="24"/>
        </w:rPr>
      </w:pPr>
      <w:r w:rsidRPr="084D5270">
        <w:rPr>
          <w:rFonts w:ascii="Arial" w:hAnsi="Arial" w:cs="Arial"/>
          <w:sz w:val="24"/>
          <w:szCs w:val="24"/>
        </w:rPr>
        <w:t>E</w:t>
      </w:r>
      <w:r w:rsidR="49639AC3" w:rsidRPr="084D5270">
        <w:rPr>
          <w:rFonts w:ascii="Arial" w:hAnsi="Arial" w:cs="Arial"/>
          <w:sz w:val="24"/>
          <w:szCs w:val="24"/>
        </w:rPr>
        <w:t xml:space="preserve">sto </w:t>
      </w:r>
      <w:r w:rsidR="7C231740" w:rsidRPr="084D5270">
        <w:rPr>
          <w:rFonts w:ascii="Arial" w:hAnsi="Arial" w:cs="Arial"/>
          <w:sz w:val="24"/>
          <w:szCs w:val="24"/>
        </w:rPr>
        <w:t>conduce a</w:t>
      </w:r>
      <w:r w:rsidR="49639AC3" w:rsidRPr="084D5270">
        <w:rPr>
          <w:rFonts w:ascii="Arial" w:hAnsi="Arial" w:cs="Arial"/>
          <w:sz w:val="24"/>
          <w:szCs w:val="24"/>
        </w:rPr>
        <w:t xml:space="preserve">l </w:t>
      </w:r>
      <w:r w:rsidR="52365F66" w:rsidRPr="084D5270">
        <w:rPr>
          <w:rFonts w:ascii="Arial" w:hAnsi="Arial" w:cs="Arial"/>
          <w:sz w:val="24"/>
          <w:szCs w:val="24"/>
        </w:rPr>
        <w:t>replante</w:t>
      </w:r>
      <w:r w:rsidR="49639AC3" w:rsidRPr="084D5270">
        <w:rPr>
          <w:rFonts w:ascii="Arial" w:hAnsi="Arial" w:cs="Arial"/>
          <w:sz w:val="24"/>
          <w:szCs w:val="24"/>
        </w:rPr>
        <w:t>amiento de</w:t>
      </w:r>
      <w:r w:rsidR="52365F66" w:rsidRPr="084D5270">
        <w:rPr>
          <w:rFonts w:ascii="Arial" w:hAnsi="Arial" w:cs="Arial"/>
          <w:sz w:val="24"/>
          <w:szCs w:val="24"/>
        </w:rPr>
        <w:t xml:space="preserve"> lo que el maestro debería enseñar</w:t>
      </w:r>
      <w:r w:rsidR="68ADC899" w:rsidRPr="084D5270">
        <w:rPr>
          <w:rFonts w:ascii="Arial" w:hAnsi="Arial" w:cs="Arial"/>
          <w:sz w:val="24"/>
          <w:szCs w:val="24"/>
        </w:rPr>
        <w:t>.</w:t>
      </w:r>
      <w:r w:rsidR="52365F66" w:rsidRPr="084D5270">
        <w:rPr>
          <w:rFonts w:ascii="Arial" w:hAnsi="Arial" w:cs="Arial"/>
          <w:sz w:val="24"/>
          <w:szCs w:val="24"/>
        </w:rPr>
        <w:t xml:space="preserve"> </w:t>
      </w:r>
      <w:r w:rsidR="0E990662" w:rsidRPr="084D5270">
        <w:rPr>
          <w:rFonts w:ascii="Arial" w:hAnsi="Arial" w:cs="Arial"/>
          <w:sz w:val="24"/>
          <w:szCs w:val="24"/>
        </w:rPr>
        <w:t>Algunos</w:t>
      </w:r>
      <w:r w:rsidR="2FB89FF3" w:rsidRPr="084D5270">
        <w:rPr>
          <w:rFonts w:ascii="Arial" w:hAnsi="Arial" w:cs="Arial"/>
          <w:sz w:val="24"/>
          <w:szCs w:val="24"/>
        </w:rPr>
        <w:t xml:space="preserve"> estudios realizados </w:t>
      </w:r>
      <w:r w:rsidR="2A6FDE14" w:rsidRPr="084D5270">
        <w:rPr>
          <w:rFonts w:ascii="Arial" w:hAnsi="Arial" w:cs="Arial"/>
          <w:sz w:val="24"/>
          <w:szCs w:val="24"/>
        </w:rPr>
        <w:t xml:space="preserve">coinciden en que la creatividad, </w:t>
      </w:r>
      <w:r w:rsidR="09DC2E9C" w:rsidRPr="084D5270">
        <w:rPr>
          <w:rFonts w:ascii="Arial" w:hAnsi="Arial" w:cs="Arial"/>
          <w:sz w:val="24"/>
          <w:szCs w:val="24"/>
        </w:rPr>
        <w:t xml:space="preserve">el </w:t>
      </w:r>
      <w:r w:rsidR="2A6FDE14" w:rsidRPr="084D5270">
        <w:rPr>
          <w:rFonts w:ascii="Arial" w:hAnsi="Arial" w:cs="Arial"/>
          <w:sz w:val="24"/>
          <w:szCs w:val="24"/>
        </w:rPr>
        <w:t xml:space="preserve">planteamiento de preguntas, el análisis, la comprensión lectora, </w:t>
      </w:r>
      <w:commentRangeStart w:id="4"/>
      <w:r w:rsidR="2A6FDE14" w:rsidRPr="084D5270">
        <w:rPr>
          <w:rFonts w:ascii="Arial" w:hAnsi="Arial" w:cs="Arial"/>
          <w:sz w:val="24"/>
          <w:szCs w:val="24"/>
        </w:rPr>
        <w:t>la lectura rápida,</w:t>
      </w:r>
      <w:commentRangeEnd w:id="4"/>
      <w:r w:rsidR="000C3BBA" w:rsidRPr="084D5270">
        <w:rPr>
          <w:rStyle w:val="CommentReference"/>
          <w:rFonts w:ascii="Arial" w:hAnsi="Arial" w:cs="Arial"/>
          <w:sz w:val="24"/>
          <w:szCs w:val="24"/>
        </w:rPr>
        <w:commentReference w:id="4"/>
      </w:r>
      <w:r w:rsidR="2A6FDE14" w:rsidRPr="084D5270">
        <w:rPr>
          <w:rFonts w:ascii="Arial" w:hAnsi="Arial" w:cs="Arial"/>
          <w:sz w:val="24"/>
          <w:szCs w:val="24"/>
        </w:rPr>
        <w:t xml:space="preserve"> el análisis y otras herramientas cognitivas son </w:t>
      </w:r>
      <w:r w:rsidR="08D1CD93" w:rsidRPr="084D5270">
        <w:rPr>
          <w:rFonts w:ascii="Arial" w:hAnsi="Arial" w:cs="Arial"/>
          <w:sz w:val="24"/>
          <w:szCs w:val="24"/>
        </w:rPr>
        <w:t>necesarios</w:t>
      </w:r>
      <w:r w:rsidR="2A6FDE14" w:rsidRPr="084D5270">
        <w:rPr>
          <w:rFonts w:ascii="Arial" w:hAnsi="Arial" w:cs="Arial"/>
          <w:sz w:val="24"/>
          <w:szCs w:val="24"/>
        </w:rPr>
        <w:t xml:space="preserve"> en la enseñanza escolar, </w:t>
      </w:r>
      <w:r w:rsidR="47B3A745" w:rsidRPr="084D5270">
        <w:rPr>
          <w:rFonts w:ascii="Arial" w:hAnsi="Arial" w:cs="Arial"/>
          <w:sz w:val="24"/>
          <w:szCs w:val="24"/>
        </w:rPr>
        <w:t>además</w:t>
      </w:r>
      <w:r w:rsidR="2A6FDE14" w:rsidRPr="084D5270">
        <w:rPr>
          <w:rFonts w:ascii="Arial" w:hAnsi="Arial" w:cs="Arial"/>
          <w:sz w:val="24"/>
          <w:szCs w:val="24"/>
        </w:rPr>
        <w:t xml:space="preserve"> </w:t>
      </w:r>
      <w:r w:rsidR="2A6FDE14" w:rsidRPr="084D5270">
        <w:rPr>
          <w:rFonts w:ascii="Arial" w:hAnsi="Arial" w:cs="Arial"/>
          <w:sz w:val="24"/>
          <w:szCs w:val="24"/>
          <w:highlight w:val="cyan"/>
        </w:rPr>
        <w:t xml:space="preserve">de que se </w:t>
      </w:r>
      <w:commentRangeStart w:id="5"/>
      <w:r w:rsidR="2A6FDE14" w:rsidRPr="084D5270">
        <w:rPr>
          <w:rFonts w:ascii="Arial" w:hAnsi="Arial" w:cs="Arial"/>
          <w:sz w:val="24"/>
          <w:szCs w:val="24"/>
          <w:highlight w:val="cyan"/>
        </w:rPr>
        <w:t>alinean</w:t>
      </w:r>
      <w:commentRangeEnd w:id="5"/>
      <w:r w:rsidR="000C3BBA" w:rsidRPr="084D5270">
        <w:rPr>
          <w:rStyle w:val="CommentReference"/>
          <w:rFonts w:ascii="Arial" w:hAnsi="Arial" w:cs="Arial"/>
          <w:sz w:val="24"/>
          <w:szCs w:val="24"/>
          <w:highlight w:val="cyan"/>
        </w:rPr>
        <w:commentReference w:id="5"/>
      </w:r>
      <w:r w:rsidR="2A6FDE14" w:rsidRPr="084D5270">
        <w:rPr>
          <w:rFonts w:ascii="Arial" w:hAnsi="Arial" w:cs="Arial"/>
          <w:sz w:val="24"/>
          <w:szCs w:val="24"/>
          <w:highlight w:val="cyan"/>
        </w:rPr>
        <w:t xml:space="preserve"> </w:t>
      </w:r>
      <w:r w:rsidR="19D346D2" w:rsidRPr="084D5270">
        <w:rPr>
          <w:rFonts w:ascii="Arial" w:hAnsi="Arial" w:cs="Arial"/>
          <w:sz w:val="24"/>
          <w:szCs w:val="24"/>
          <w:highlight w:val="cyan"/>
        </w:rPr>
        <w:t>con</w:t>
      </w:r>
      <w:r w:rsidR="47B3A745" w:rsidRPr="084D5270">
        <w:rPr>
          <w:rFonts w:ascii="Arial" w:hAnsi="Arial" w:cs="Arial"/>
          <w:sz w:val="24"/>
          <w:szCs w:val="24"/>
          <w:highlight w:val="cyan"/>
        </w:rPr>
        <w:t xml:space="preserve"> la N</w:t>
      </w:r>
      <w:r w:rsidR="47B3A745" w:rsidRPr="084D5270">
        <w:rPr>
          <w:rFonts w:ascii="Arial" w:hAnsi="Arial" w:cs="Arial"/>
          <w:sz w:val="24"/>
          <w:szCs w:val="24"/>
        </w:rPr>
        <w:t>EM</w:t>
      </w:r>
      <w:r w:rsidR="00AD4E92">
        <w:rPr>
          <w:rFonts w:ascii="Arial" w:hAnsi="Arial" w:cs="Arial"/>
          <w:sz w:val="24"/>
          <w:szCs w:val="24"/>
        </w:rPr>
        <w:t>,</w:t>
      </w:r>
      <w:r w:rsidR="554853F5" w:rsidRPr="084D5270">
        <w:rPr>
          <w:rFonts w:ascii="Arial" w:hAnsi="Arial" w:cs="Arial"/>
          <w:sz w:val="24"/>
          <w:szCs w:val="24"/>
        </w:rPr>
        <w:t xml:space="preserve"> por lo que </w:t>
      </w:r>
      <w:r w:rsidR="0CF6F835" w:rsidRPr="084D5270">
        <w:rPr>
          <w:rFonts w:ascii="Arial" w:hAnsi="Arial" w:cs="Arial"/>
          <w:sz w:val="24"/>
          <w:szCs w:val="24"/>
        </w:rPr>
        <w:t xml:space="preserve">la enseñanza </w:t>
      </w:r>
      <w:r w:rsidR="246A610F" w:rsidRPr="084D5270">
        <w:rPr>
          <w:rFonts w:ascii="Arial" w:hAnsi="Arial" w:cs="Arial"/>
          <w:sz w:val="24"/>
          <w:szCs w:val="24"/>
        </w:rPr>
        <w:t xml:space="preserve">deberá </w:t>
      </w:r>
      <w:r w:rsidR="47B3A745" w:rsidRPr="084D5270">
        <w:rPr>
          <w:rFonts w:ascii="Arial" w:hAnsi="Arial" w:cs="Arial"/>
          <w:sz w:val="24"/>
          <w:szCs w:val="24"/>
        </w:rPr>
        <w:t>centra</w:t>
      </w:r>
      <w:r w:rsidR="246A610F" w:rsidRPr="084D5270">
        <w:rPr>
          <w:rFonts w:ascii="Arial" w:hAnsi="Arial" w:cs="Arial"/>
          <w:sz w:val="24"/>
          <w:szCs w:val="24"/>
        </w:rPr>
        <w:t>r</w:t>
      </w:r>
      <w:r w:rsidR="05FD82AC" w:rsidRPr="084D5270">
        <w:rPr>
          <w:rFonts w:ascii="Arial" w:hAnsi="Arial" w:cs="Arial"/>
          <w:sz w:val="24"/>
          <w:szCs w:val="24"/>
        </w:rPr>
        <w:t>se</w:t>
      </w:r>
      <w:r w:rsidR="47B3A745" w:rsidRPr="084D5270">
        <w:rPr>
          <w:rFonts w:ascii="Arial" w:hAnsi="Arial" w:cs="Arial"/>
          <w:sz w:val="24"/>
          <w:szCs w:val="24"/>
        </w:rPr>
        <w:t xml:space="preserve"> en </w:t>
      </w:r>
      <w:r w:rsidR="554853F5" w:rsidRPr="084D5270">
        <w:rPr>
          <w:rFonts w:ascii="Arial" w:hAnsi="Arial" w:cs="Arial"/>
          <w:sz w:val="24"/>
          <w:szCs w:val="24"/>
        </w:rPr>
        <w:t>el</w:t>
      </w:r>
      <w:r w:rsidR="11CC9405" w:rsidRPr="084D5270">
        <w:rPr>
          <w:rFonts w:ascii="Arial" w:hAnsi="Arial" w:cs="Arial"/>
          <w:sz w:val="24"/>
          <w:szCs w:val="24"/>
        </w:rPr>
        <w:t xml:space="preserve">las </w:t>
      </w:r>
      <w:r w:rsidR="302B2E4B" w:rsidRPr="084D5270">
        <w:rPr>
          <w:rFonts w:ascii="Arial" w:hAnsi="Arial" w:cs="Arial"/>
          <w:sz w:val="24"/>
          <w:szCs w:val="24"/>
        </w:rPr>
        <w:t>para lograr una autonomía del estudiant</w:t>
      </w:r>
      <w:r w:rsidR="49639AC3" w:rsidRPr="084D5270">
        <w:rPr>
          <w:rFonts w:ascii="Arial" w:hAnsi="Arial" w:cs="Arial"/>
          <w:sz w:val="24"/>
          <w:szCs w:val="24"/>
        </w:rPr>
        <w:t>e</w:t>
      </w:r>
      <w:r w:rsidR="302B2E4B" w:rsidRPr="084D5270">
        <w:rPr>
          <w:rFonts w:ascii="Arial" w:hAnsi="Arial" w:cs="Arial"/>
          <w:sz w:val="24"/>
          <w:szCs w:val="24"/>
        </w:rPr>
        <w:t xml:space="preserve"> de su propio aprendizaje,</w:t>
      </w:r>
      <w:r w:rsidR="00131835" w:rsidRPr="084D5270">
        <w:rPr>
          <w:rFonts w:ascii="Arial" w:hAnsi="Arial" w:cs="Arial"/>
          <w:sz w:val="24"/>
          <w:szCs w:val="24"/>
        </w:rPr>
        <w:t xml:space="preserve"> </w:t>
      </w:r>
      <w:r w:rsidR="49639AC3" w:rsidRPr="084D5270">
        <w:rPr>
          <w:rFonts w:ascii="Arial" w:hAnsi="Arial" w:cs="Arial"/>
          <w:sz w:val="24"/>
          <w:szCs w:val="24"/>
        </w:rPr>
        <w:t xml:space="preserve">en </w:t>
      </w:r>
      <w:r w:rsidR="00E9598D" w:rsidRPr="43B0161B">
        <w:rPr>
          <w:rFonts w:ascii="Arial" w:hAnsi="Arial" w:cs="Arial"/>
          <w:sz w:val="24"/>
          <w:szCs w:val="24"/>
        </w:rPr>
        <w:t>donde</w:t>
      </w:r>
      <w:r w:rsidR="00131835" w:rsidRPr="084D5270">
        <w:rPr>
          <w:rFonts w:ascii="Arial" w:hAnsi="Arial" w:cs="Arial"/>
          <w:sz w:val="24"/>
          <w:szCs w:val="24"/>
        </w:rPr>
        <w:t xml:space="preserve"> pueda aprender por </w:t>
      </w:r>
      <w:r w:rsidR="2FB89FF3" w:rsidRPr="084D5270">
        <w:rPr>
          <w:rFonts w:ascii="Arial" w:hAnsi="Arial" w:cs="Arial"/>
          <w:sz w:val="24"/>
          <w:szCs w:val="24"/>
        </w:rPr>
        <w:t>sí</w:t>
      </w:r>
      <w:r w:rsidR="52365F66" w:rsidRPr="084D5270">
        <w:rPr>
          <w:rFonts w:ascii="Arial" w:hAnsi="Arial" w:cs="Arial"/>
          <w:sz w:val="24"/>
          <w:szCs w:val="24"/>
        </w:rPr>
        <w:t xml:space="preserve"> mismo lo que desee aprender.</w:t>
      </w:r>
      <w:r w:rsidR="0C173CC4" w:rsidRPr="084D5270">
        <w:rPr>
          <w:rFonts w:ascii="Arial" w:hAnsi="Arial" w:cs="Arial"/>
          <w:sz w:val="24"/>
          <w:szCs w:val="24"/>
        </w:rPr>
        <w:t xml:space="preserve"> </w:t>
      </w:r>
    </w:p>
    <w:p w14:paraId="34ACFF21" w14:textId="4A85C38F" w:rsidR="001C4740" w:rsidRPr="00FA17A8" w:rsidRDefault="0C173CC4" w:rsidP="084D5270">
      <w:pPr>
        <w:tabs>
          <w:tab w:val="left" w:pos="3709"/>
        </w:tabs>
        <w:spacing w:line="360" w:lineRule="auto"/>
        <w:ind w:firstLine="708"/>
        <w:jc w:val="both"/>
        <w:rPr>
          <w:rFonts w:ascii="Arial" w:hAnsi="Arial" w:cs="Arial"/>
          <w:sz w:val="24"/>
          <w:szCs w:val="24"/>
          <w:u w:val="single"/>
        </w:rPr>
      </w:pPr>
      <w:r w:rsidRPr="084D5270">
        <w:rPr>
          <w:rFonts w:ascii="Arial" w:hAnsi="Arial" w:cs="Arial"/>
          <w:sz w:val="24"/>
          <w:szCs w:val="24"/>
        </w:rPr>
        <w:t xml:space="preserve">Nuevamente, </w:t>
      </w:r>
      <w:proofErr w:type="spellStart"/>
      <w:r w:rsidRPr="084D5270">
        <w:rPr>
          <w:rFonts w:ascii="Arial" w:hAnsi="Arial" w:cs="Arial"/>
          <w:sz w:val="24"/>
          <w:szCs w:val="24"/>
        </w:rPr>
        <w:t>Rancière</w:t>
      </w:r>
      <w:proofErr w:type="spellEnd"/>
      <w:r w:rsidRPr="084D5270">
        <w:rPr>
          <w:rFonts w:ascii="Arial" w:hAnsi="Arial" w:cs="Arial"/>
          <w:sz w:val="24"/>
          <w:szCs w:val="24"/>
        </w:rPr>
        <w:t xml:space="preserve"> apunta: “</w:t>
      </w:r>
      <w:r w:rsidR="00131835" w:rsidRPr="084D5270">
        <w:rPr>
          <w:rFonts w:ascii="Arial" w:hAnsi="Arial" w:cs="Arial"/>
          <w:sz w:val="24"/>
          <w:szCs w:val="24"/>
        </w:rPr>
        <w:t>Quien enseña sin emancipar atonta. Y quien emancipa no ha de preocuparse de lo que el emancipado debe aprender. Aprenderá lo que quiera, quizá nada. Sabrá que puede aprender porque la misma inteligencia actúa en todas las producciones de</w:t>
      </w:r>
      <w:commentRangeStart w:id="6"/>
      <w:r w:rsidR="00131835" w:rsidRPr="084D5270">
        <w:rPr>
          <w:rFonts w:ascii="Arial" w:hAnsi="Arial" w:cs="Arial"/>
          <w:sz w:val="24"/>
          <w:szCs w:val="24"/>
        </w:rPr>
        <w:t>l arte humano, que un hombre siempre puede comprender la palabra de otro hombre</w:t>
      </w:r>
      <w:r w:rsidR="2B2C0A51" w:rsidRPr="084D5270">
        <w:rPr>
          <w:rFonts w:ascii="Arial" w:hAnsi="Arial" w:cs="Arial"/>
          <w:sz w:val="24"/>
          <w:szCs w:val="24"/>
        </w:rPr>
        <w:t>”.</w:t>
      </w:r>
      <w:commentRangeEnd w:id="6"/>
      <w:r w:rsidR="000C3BBA" w:rsidRPr="00FA17A8">
        <w:rPr>
          <w:rStyle w:val="CommentReference"/>
          <w:rFonts w:ascii="Arial" w:hAnsi="Arial" w:cs="Arial"/>
          <w:sz w:val="24"/>
          <w:szCs w:val="24"/>
          <w:u w:val="single"/>
        </w:rPr>
        <w:commentReference w:id="6"/>
      </w:r>
    </w:p>
    <w:p w14:paraId="4AC2E331" w14:textId="001F1A08" w:rsidR="001C4740" w:rsidRPr="00FA17A8" w:rsidRDefault="18655CA5" w:rsidP="084D5270">
      <w:pPr>
        <w:tabs>
          <w:tab w:val="left" w:pos="3709"/>
        </w:tabs>
        <w:spacing w:line="360" w:lineRule="auto"/>
        <w:ind w:firstLine="708"/>
        <w:jc w:val="both"/>
        <w:rPr>
          <w:rFonts w:ascii="Arial" w:hAnsi="Arial" w:cs="Arial"/>
          <w:sz w:val="24"/>
          <w:szCs w:val="24"/>
          <w:u w:val="single"/>
        </w:rPr>
      </w:pPr>
      <w:r w:rsidRPr="084D5270">
        <w:rPr>
          <w:rFonts w:ascii="Arial" w:hAnsi="Arial" w:cs="Arial"/>
          <w:sz w:val="24"/>
          <w:szCs w:val="24"/>
        </w:rPr>
        <w:t xml:space="preserve">Por </w:t>
      </w:r>
      <w:r w:rsidR="3416886C" w:rsidRPr="084D5270">
        <w:rPr>
          <w:rFonts w:ascii="Arial" w:hAnsi="Arial" w:cs="Arial"/>
          <w:sz w:val="24"/>
          <w:szCs w:val="24"/>
        </w:rPr>
        <w:t>supuesto que no</w:t>
      </w:r>
      <w:r w:rsidRPr="084D5270">
        <w:rPr>
          <w:rFonts w:ascii="Arial" w:hAnsi="Arial" w:cs="Arial"/>
          <w:sz w:val="24"/>
          <w:szCs w:val="24"/>
        </w:rPr>
        <w:t xml:space="preserve"> hay un</w:t>
      </w:r>
      <w:r w:rsidR="40323973" w:rsidRPr="084D5270">
        <w:rPr>
          <w:rFonts w:ascii="Arial" w:hAnsi="Arial" w:cs="Arial"/>
          <w:sz w:val="24"/>
          <w:szCs w:val="24"/>
        </w:rPr>
        <w:t xml:space="preserve">a respuesta </w:t>
      </w:r>
      <w:r w:rsidRPr="084D5270">
        <w:rPr>
          <w:rFonts w:ascii="Arial" w:hAnsi="Arial" w:cs="Arial"/>
          <w:sz w:val="24"/>
          <w:szCs w:val="24"/>
        </w:rPr>
        <w:t>única y verdadera</w:t>
      </w:r>
      <w:r w:rsidR="26CAB246" w:rsidRPr="084D5270">
        <w:rPr>
          <w:rFonts w:ascii="Arial" w:hAnsi="Arial" w:cs="Arial"/>
          <w:sz w:val="24"/>
          <w:szCs w:val="24"/>
        </w:rPr>
        <w:t>.</w:t>
      </w:r>
      <w:r w:rsidRPr="084D5270">
        <w:rPr>
          <w:rFonts w:ascii="Arial" w:hAnsi="Arial" w:cs="Arial"/>
          <w:sz w:val="24"/>
          <w:szCs w:val="24"/>
        </w:rPr>
        <w:t xml:space="preserve"> </w:t>
      </w:r>
      <w:r w:rsidR="6431932F" w:rsidRPr="084D5270">
        <w:rPr>
          <w:rFonts w:ascii="Arial" w:hAnsi="Arial" w:cs="Arial"/>
          <w:sz w:val="24"/>
          <w:szCs w:val="24"/>
        </w:rPr>
        <w:t>H</w:t>
      </w:r>
      <w:r w:rsidRPr="084D5270">
        <w:rPr>
          <w:rFonts w:ascii="Arial" w:hAnsi="Arial" w:cs="Arial"/>
          <w:sz w:val="24"/>
          <w:szCs w:val="24"/>
        </w:rPr>
        <w:t xml:space="preserve">abrá </w:t>
      </w:r>
      <w:r w:rsidR="507E9276" w:rsidRPr="084D5270">
        <w:rPr>
          <w:rFonts w:ascii="Arial" w:hAnsi="Arial" w:cs="Arial"/>
          <w:sz w:val="24"/>
          <w:szCs w:val="24"/>
        </w:rPr>
        <w:t>que considerar el</w:t>
      </w:r>
      <w:r w:rsidR="40323973" w:rsidRPr="084D5270">
        <w:rPr>
          <w:rFonts w:ascii="Arial" w:hAnsi="Arial" w:cs="Arial"/>
          <w:sz w:val="24"/>
          <w:szCs w:val="24"/>
        </w:rPr>
        <w:t xml:space="preserve"> diseño de nuevas estrategias</w:t>
      </w:r>
      <w:r w:rsidRPr="084D5270">
        <w:rPr>
          <w:rFonts w:ascii="Arial" w:hAnsi="Arial" w:cs="Arial"/>
          <w:sz w:val="24"/>
          <w:szCs w:val="24"/>
        </w:rPr>
        <w:t xml:space="preserve"> y</w:t>
      </w:r>
      <w:r w:rsidR="40323973" w:rsidRPr="084D5270">
        <w:rPr>
          <w:rFonts w:ascii="Arial" w:hAnsi="Arial" w:cs="Arial"/>
          <w:sz w:val="24"/>
          <w:szCs w:val="24"/>
        </w:rPr>
        <w:t xml:space="preserve"> será una labor que dependerá </w:t>
      </w:r>
      <w:r w:rsidRPr="084D5270">
        <w:rPr>
          <w:rFonts w:ascii="Arial" w:hAnsi="Arial" w:cs="Arial"/>
          <w:sz w:val="24"/>
          <w:szCs w:val="24"/>
        </w:rPr>
        <w:t xml:space="preserve">de </w:t>
      </w:r>
      <w:r w:rsidR="34023878" w:rsidRPr="084D5270">
        <w:rPr>
          <w:rFonts w:ascii="Arial" w:hAnsi="Arial" w:cs="Arial"/>
          <w:sz w:val="24"/>
          <w:szCs w:val="24"/>
        </w:rPr>
        <w:t xml:space="preserve">nuevos criterios de </w:t>
      </w:r>
      <w:r w:rsidR="612102B7" w:rsidRPr="084D5270">
        <w:rPr>
          <w:rFonts w:ascii="Arial" w:hAnsi="Arial" w:cs="Arial"/>
          <w:sz w:val="24"/>
          <w:szCs w:val="24"/>
        </w:rPr>
        <w:t>quienes nos desempeñamos</w:t>
      </w:r>
      <w:r w:rsidR="34023878" w:rsidRPr="084D5270">
        <w:rPr>
          <w:rFonts w:ascii="Arial" w:hAnsi="Arial" w:cs="Arial"/>
          <w:sz w:val="24"/>
          <w:szCs w:val="24"/>
        </w:rPr>
        <w:t xml:space="preserve"> como</w:t>
      </w:r>
      <w:r w:rsidR="40323973" w:rsidRPr="084D5270">
        <w:rPr>
          <w:rFonts w:ascii="Arial" w:hAnsi="Arial" w:cs="Arial"/>
          <w:sz w:val="24"/>
          <w:szCs w:val="24"/>
        </w:rPr>
        <w:t xml:space="preserve"> </w:t>
      </w:r>
      <w:r w:rsidR="507E9276" w:rsidRPr="084D5270">
        <w:rPr>
          <w:rFonts w:ascii="Arial" w:hAnsi="Arial" w:cs="Arial"/>
          <w:sz w:val="24"/>
          <w:szCs w:val="24"/>
        </w:rPr>
        <w:t>docentes</w:t>
      </w:r>
      <w:r w:rsidR="7F53FCC7" w:rsidRPr="084D5270">
        <w:rPr>
          <w:rFonts w:ascii="Arial" w:hAnsi="Arial" w:cs="Arial"/>
          <w:sz w:val="24"/>
          <w:szCs w:val="24"/>
        </w:rPr>
        <w:t xml:space="preserve"> </w:t>
      </w:r>
      <w:r w:rsidR="40323973" w:rsidRPr="084D5270">
        <w:rPr>
          <w:rFonts w:ascii="Arial" w:hAnsi="Arial" w:cs="Arial"/>
          <w:sz w:val="24"/>
          <w:szCs w:val="24"/>
        </w:rPr>
        <w:t xml:space="preserve">ante los fenómenos </w:t>
      </w:r>
      <w:r w:rsidR="7F53FCC7" w:rsidRPr="084D5270">
        <w:rPr>
          <w:rFonts w:ascii="Arial" w:hAnsi="Arial" w:cs="Arial"/>
          <w:sz w:val="24"/>
          <w:szCs w:val="24"/>
        </w:rPr>
        <w:t>tecnológicos</w:t>
      </w:r>
      <w:r w:rsidR="40323973" w:rsidRPr="084D5270">
        <w:rPr>
          <w:rFonts w:ascii="Arial" w:hAnsi="Arial" w:cs="Arial"/>
          <w:sz w:val="24"/>
          <w:szCs w:val="24"/>
        </w:rPr>
        <w:t xml:space="preserve"> y </w:t>
      </w:r>
      <w:r w:rsidR="34023878" w:rsidRPr="084D5270">
        <w:rPr>
          <w:rFonts w:ascii="Arial" w:hAnsi="Arial" w:cs="Arial"/>
          <w:sz w:val="24"/>
          <w:szCs w:val="24"/>
        </w:rPr>
        <w:t xml:space="preserve">cambios sociales. </w:t>
      </w:r>
      <w:r w:rsidR="124C2251" w:rsidRPr="084D5270">
        <w:rPr>
          <w:rFonts w:ascii="Arial" w:hAnsi="Arial" w:cs="Arial"/>
          <w:sz w:val="24"/>
          <w:szCs w:val="24"/>
        </w:rPr>
        <w:t>T</w:t>
      </w:r>
      <w:r w:rsidR="507E9276" w:rsidRPr="084D5270">
        <w:rPr>
          <w:rFonts w:ascii="Arial" w:hAnsi="Arial" w:cs="Arial"/>
          <w:sz w:val="24"/>
          <w:szCs w:val="24"/>
        </w:rPr>
        <w:t>ales</w:t>
      </w:r>
      <w:r w:rsidRPr="084D5270">
        <w:rPr>
          <w:rFonts w:ascii="Arial" w:hAnsi="Arial" w:cs="Arial"/>
          <w:sz w:val="24"/>
          <w:szCs w:val="24"/>
        </w:rPr>
        <w:t xml:space="preserve"> </w:t>
      </w:r>
      <w:r w:rsidR="34023878" w:rsidRPr="084D5270">
        <w:rPr>
          <w:rFonts w:ascii="Arial" w:hAnsi="Arial" w:cs="Arial"/>
          <w:sz w:val="24"/>
          <w:szCs w:val="24"/>
        </w:rPr>
        <w:t>estrategia</w:t>
      </w:r>
      <w:r w:rsidR="507E9276" w:rsidRPr="084D5270">
        <w:rPr>
          <w:rFonts w:ascii="Arial" w:hAnsi="Arial" w:cs="Arial"/>
          <w:sz w:val="24"/>
          <w:szCs w:val="24"/>
        </w:rPr>
        <w:t>s</w:t>
      </w:r>
      <w:r w:rsidR="34023878" w:rsidRPr="084D5270">
        <w:rPr>
          <w:rFonts w:ascii="Arial" w:hAnsi="Arial" w:cs="Arial"/>
          <w:sz w:val="24"/>
          <w:szCs w:val="24"/>
        </w:rPr>
        <w:t xml:space="preserve"> </w:t>
      </w:r>
      <w:r w:rsidR="7F53FCC7" w:rsidRPr="084D5270">
        <w:rPr>
          <w:rFonts w:ascii="Arial" w:hAnsi="Arial" w:cs="Arial"/>
          <w:sz w:val="24"/>
          <w:szCs w:val="24"/>
        </w:rPr>
        <w:t>deberán</w:t>
      </w:r>
      <w:r w:rsidR="40323973" w:rsidRPr="084D5270">
        <w:rPr>
          <w:rFonts w:ascii="Arial" w:hAnsi="Arial" w:cs="Arial"/>
          <w:sz w:val="24"/>
          <w:szCs w:val="24"/>
        </w:rPr>
        <w:t xml:space="preserve"> extender</w:t>
      </w:r>
      <w:r w:rsidRPr="084D5270">
        <w:rPr>
          <w:rFonts w:ascii="Arial" w:hAnsi="Arial" w:cs="Arial"/>
          <w:sz w:val="24"/>
          <w:szCs w:val="24"/>
        </w:rPr>
        <w:t>, potenciar</w:t>
      </w:r>
      <w:r w:rsidR="40323973" w:rsidRPr="084D5270">
        <w:rPr>
          <w:rFonts w:ascii="Arial" w:hAnsi="Arial" w:cs="Arial"/>
          <w:sz w:val="24"/>
          <w:szCs w:val="24"/>
        </w:rPr>
        <w:t xml:space="preserve"> las </w:t>
      </w:r>
      <w:r w:rsidR="3048C73E" w:rsidRPr="084D5270">
        <w:rPr>
          <w:rFonts w:ascii="Arial" w:hAnsi="Arial" w:cs="Arial"/>
          <w:sz w:val="24"/>
          <w:szCs w:val="24"/>
        </w:rPr>
        <w:t>habilidades</w:t>
      </w:r>
      <w:r w:rsidR="40323973" w:rsidRPr="084D5270">
        <w:rPr>
          <w:rFonts w:ascii="Arial" w:hAnsi="Arial" w:cs="Arial"/>
          <w:sz w:val="24"/>
          <w:szCs w:val="24"/>
        </w:rPr>
        <w:t xml:space="preserve"> </w:t>
      </w:r>
      <w:r w:rsidRPr="084D5270">
        <w:rPr>
          <w:rFonts w:ascii="Arial" w:hAnsi="Arial" w:cs="Arial"/>
          <w:sz w:val="24"/>
          <w:szCs w:val="24"/>
        </w:rPr>
        <w:t xml:space="preserve">de aprendizaje </w:t>
      </w:r>
      <w:r w:rsidR="26F974DB" w:rsidRPr="084D5270">
        <w:rPr>
          <w:rFonts w:ascii="Arial" w:hAnsi="Arial" w:cs="Arial"/>
          <w:sz w:val="24"/>
          <w:szCs w:val="24"/>
        </w:rPr>
        <w:t>del estudiant</w:t>
      </w:r>
      <w:r w:rsidRPr="084D5270">
        <w:rPr>
          <w:rFonts w:ascii="Arial" w:hAnsi="Arial" w:cs="Arial"/>
          <w:sz w:val="24"/>
          <w:szCs w:val="24"/>
        </w:rPr>
        <w:t>e</w:t>
      </w:r>
      <w:r w:rsidR="26F974DB" w:rsidRPr="084D5270">
        <w:rPr>
          <w:rFonts w:ascii="Arial" w:hAnsi="Arial" w:cs="Arial"/>
          <w:sz w:val="24"/>
          <w:szCs w:val="24"/>
        </w:rPr>
        <w:t>.</w:t>
      </w:r>
    </w:p>
    <w:p w14:paraId="62486C05" w14:textId="77777777" w:rsidR="00967984" w:rsidRDefault="00967984" w:rsidP="084D5270">
      <w:pPr>
        <w:spacing w:line="360" w:lineRule="auto"/>
        <w:rPr>
          <w:rFonts w:ascii="Arial" w:hAnsi="Arial" w:cs="Arial"/>
          <w:sz w:val="24"/>
          <w:szCs w:val="24"/>
        </w:rPr>
      </w:pPr>
    </w:p>
    <w:p w14:paraId="40E076A0" w14:textId="246526F2" w:rsidR="00FE2B06" w:rsidRPr="008A59A8" w:rsidRDefault="72C5DC7C" w:rsidP="084D5270">
      <w:pPr>
        <w:spacing w:line="360" w:lineRule="auto"/>
        <w:rPr>
          <w:rFonts w:ascii="Arial" w:hAnsi="Arial" w:cs="Arial"/>
          <w:b/>
          <w:bCs/>
          <w:sz w:val="24"/>
          <w:szCs w:val="24"/>
        </w:rPr>
      </w:pPr>
      <w:r w:rsidRPr="084D5270">
        <w:rPr>
          <w:rFonts w:ascii="Arial" w:hAnsi="Arial" w:cs="Arial"/>
          <w:b/>
          <w:bCs/>
          <w:sz w:val="24"/>
          <w:szCs w:val="24"/>
        </w:rPr>
        <w:t>Conclusi</w:t>
      </w:r>
      <w:r w:rsidR="5FFBEB69" w:rsidRPr="084D5270">
        <w:rPr>
          <w:rFonts w:ascii="Arial" w:hAnsi="Arial" w:cs="Arial"/>
          <w:b/>
          <w:bCs/>
          <w:sz w:val="24"/>
          <w:szCs w:val="24"/>
        </w:rPr>
        <w:t>o</w:t>
      </w:r>
      <w:r w:rsidRPr="084D5270">
        <w:rPr>
          <w:rFonts w:ascii="Arial" w:hAnsi="Arial" w:cs="Arial"/>
          <w:b/>
          <w:bCs/>
          <w:sz w:val="24"/>
          <w:szCs w:val="24"/>
        </w:rPr>
        <w:t>nes</w:t>
      </w:r>
    </w:p>
    <w:p w14:paraId="4B99056E" w14:textId="2A4D7ACB" w:rsidR="00295872" w:rsidRDefault="1AA1EFB9" w:rsidP="084D5270">
      <w:pPr>
        <w:spacing w:line="360" w:lineRule="auto"/>
        <w:jc w:val="both"/>
        <w:rPr>
          <w:rFonts w:ascii="Arial" w:hAnsi="Arial" w:cs="Arial"/>
          <w:sz w:val="24"/>
          <w:szCs w:val="24"/>
        </w:rPr>
      </w:pPr>
      <w:r w:rsidRPr="084D5270">
        <w:rPr>
          <w:rFonts w:ascii="Arial" w:hAnsi="Arial" w:cs="Arial"/>
          <w:sz w:val="24"/>
          <w:szCs w:val="24"/>
        </w:rPr>
        <w:t>Los profesores queremos que los alumnos</w:t>
      </w:r>
      <w:r w:rsidR="46635C04" w:rsidRPr="084D5270">
        <w:rPr>
          <w:rFonts w:ascii="Arial" w:hAnsi="Arial" w:cs="Arial"/>
          <w:sz w:val="24"/>
          <w:szCs w:val="24"/>
        </w:rPr>
        <w:t xml:space="preserve"> cuenten con la habilidad de analizar </w:t>
      </w:r>
      <w:r w:rsidR="15817E26" w:rsidRPr="084D5270">
        <w:rPr>
          <w:rFonts w:ascii="Arial" w:hAnsi="Arial" w:cs="Arial"/>
          <w:sz w:val="24"/>
          <w:szCs w:val="24"/>
        </w:rPr>
        <w:t>y</w:t>
      </w:r>
      <w:r w:rsidR="46635C04" w:rsidRPr="084D5270">
        <w:rPr>
          <w:rFonts w:ascii="Arial" w:hAnsi="Arial" w:cs="Arial"/>
          <w:sz w:val="24"/>
          <w:szCs w:val="24"/>
        </w:rPr>
        <w:t xml:space="preserve"> comprend</w:t>
      </w:r>
      <w:r w:rsidR="52C2AE1C" w:rsidRPr="084D5270">
        <w:rPr>
          <w:rFonts w:ascii="Arial" w:hAnsi="Arial" w:cs="Arial"/>
          <w:sz w:val="24"/>
          <w:szCs w:val="24"/>
        </w:rPr>
        <w:t>er</w:t>
      </w:r>
      <w:r w:rsidR="46635C04" w:rsidRPr="084D5270">
        <w:rPr>
          <w:rFonts w:ascii="Arial" w:hAnsi="Arial" w:cs="Arial"/>
          <w:sz w:val="24"/>
          <w:szCs w:val="24"/>
        </w:rPr>
        <w:t xml:space="preserve"> lo que lee</w:t>
      </w:r>
      <w:r w:rsidR="15817E26" w:rsidRPr="084D5270">
        <w:rPr>
          <w:rFonts w:ascii="Arial" w:hAnsi="Arial" w:cs="Arial"/>
          <w:sz w:val="24"/>
          <w:szCs w:val="24"/>
        </w:rPr>
        <w:t>n</w:t>
      </w:r>
      <w:r w:rsidR="00383649" w:rsidRPr="43B0161B">
        <w:rPr>
          <w:rFonts w:ascii="Arial" w:hAnsi="Arial" w:cs="Arial"/>
          <w:sz w:val="24"/>
          <w:szCs w:val="24"/>
        </w:rPr>
        <w:t>;</w:t>
      </w:r>
      <w:r w:rsidR="46635C04" w:rsidRPr="084D5270">
        <w:rPr>
          <w:rFonts w:ascii="Arial" w:hAnsi="Arial" w:cs="Arial"/>
          <w:sz w:val="24"/>
          <w:szCs w:val="24"/>
        </w:rPr>
        <w:t xml:space="preserve"> que sean </w:t>
      </w:r>
      <w:r w:rsidR="1966A323" w:rsidRPr="084D5270">
        <w:rPr>
          <w:rFonts w:ascii="Arial" w:hAnsi="Arial" w:cs="Arial"/>
          <w:sz w:val="24"/>
          <w:szCs w:val="24"/>
        </w:rPr>
        <w:t xml:space="preserve">personas </w:t>
      </w:r>
      <w:r w:rsidR="46635C04" w:rsidRPr="084D5270">
        <w:rPr>
          <w:rFonts w:ascii="Arial" w:hAnsi="Arial" w:cs="Arial"/>
          <w:sz w:val="24"/>
          <w:szCs w:val="24"/>
        </w:rPr>
        <w:t>creativ</w:t>
      </w:r>
      <w:r w:rsidR="7AD0B737" w:rsidRPr="084D5270">
        <w:rPr>
          <w:rFonts w:ascii="Arial" w:hAnsi="Arial" w:cs="Arial"/>
          <w:sz w:val="24"/>
          <w:szCs w:val="24"/>
        </w:rPr>
        <w:t>a</w:t>
      </w:r>
      <w:r w:rsidR="46635C04" w:rsidRPr="084D5270">
        <w:rPr>
          <w:rFonts w:ascii="Arial" w:hAnsi="Arial" w:cs="Arial"/>
          <w:sz w:val="24"/>
          <w:szCs w:val="24"/>
        </w:rPr>
        <w:t>s en los productos que elaboran</w:t>
      </w:r>
      <w:r w:rsidR="77A9D192" w:rsidRPr="084D5270">
        <w:rPr>
          <w:rFonts w:ascii="Arial" w:hAnsi="Arial" w:cs="Arial"/>
          <w:sz w:val="24"/>
          <w:szCs w:val="24"/>
        </w:rPr>
        <w:t>;</w:t>
      </w:r>
      <w:r w:rsidR="46635C04" w:rsidRPr="084D5270">
        <w:rPr>
          <w:rFonts w:ascii="Arial" w:hAnsi="Arial" w:cs="Arial"/>
          <w:sz w:val="24"/>
          <w:szCs w:val="24"/>
        </w:rPr>
        <w:t xml:space="preserve"> que generen preguntas esenciales</w:t>
      </w:r>
      <w:r w:rsidR="4488F7E6" w:rsidRPr="084D5270">
        <w:rPr>
          <w:rFonts w:ascii="Arial" w:hAnsi="Arial" w:cs="Arial"/>
          <w:sz w:val="24"/>
          <w:szCs w:val="24"/>
        </w:rPr>
        <w:t>;</w:t>
      </w:r>
      <w:r w:rsidR="46635C04" w:rsidRPr="084D5270">
        <w:rPr>
          <w:rFonts w:ascii="Arial" w:hAnsi="Arial" w:cs="Arial"/>
          <w:sz w:val="24"/>
          <w:szCs w:val="24"/>
        </w:rPr>
        <w:t xml:space="preserve"> que evalúen sus avances</w:t>
      </w:r>
      <w:r w:rsidR="5A6ABCBB" w:rsidRPr="084D5270">
        <w:rPr>
          <w:rFonts w:ascii="Arial" w:hAnsi="Arial" w:cs="Arial"/>
          <w:sz w:val="24"/>
          <w:szCs w:val="24"/>
        </w:rPr>
        <w:t>;</w:t>
      </w:r>
      <w:r w:rsidR="15817E26" w:rsidRPr="084D5270">
        <w:rPr>
          <w:rFonts w:ascii="Arial" w:hAnsi="Arial" w:cs="Arial"/>
          <w:sz w:val="24"/>
          <w:szCs w:val="24"/>
        </w:rPr>
        <w:t xml:space="preserve"> que busquen</w:t>
      </w:r>
      <w:r w:rsidR="46635C04" w:rsidRPr="084D5270">
        <w:rPr>
          <w:rFonts w:ascii="Arial" w:hAnsi="Arial" w:cs="Arial"/>
          <w:sz w:val="24"/>
          <w:szCs w:val="24"/>
        </w:rPr>
        <w:t xml:space="preserve"> e indaguen en fuentes confiables</w:t>
      </w:r>
      <w:r w:rsidR="2047E3BB" w:rsidRPr="084D5270">
        <w:rPr>
          <w:rFonts w:ascii="Arial" w:hAnsi="Arial" w:cs="Arial"/>
          <w:sz w:val="24"/>
          <w:szCs w:val="24"/>
        </w:rPr>
        <w:t>;</w:t>
      </w:r>
      <w:r w:rsidR="46635C04" w:rsidRPr="084D5270">
        <w:rPr>
          <w:rFonts w:ascii="Arial" w:hAnsi="Arial" w:cs="Arial"/>
          <w:sz w:val="24"/>
          <w:szCs w:val="24"/>
        </w:rPr>
        <w:t xml:space="preserve"> que </w:t>
      </w:r>
      <w:r w:rsidR="15817E26" w:rsidRPr="084D5270">
        <w:rPr>
          <w:rFonts w:ascii="Arial" w:hAnsi="Arial" w:cs="Arial"/>
          <w:sz w:val="24"/>
          <w:szCs w:val="24"/>
        </w:rPr>
        <w:t>argumenten</w:t>
      </w:r>
      <w:r w:rsidR="46635C04" w:rsidRPr="084D5270">
        <w:rPr>
          <w:rFonts w:ascii="Arial" w:hAnsi="Arial" w:cs="Arial"/>
          <w:sz w:val="24"/>
          <w:szCs w:val="24"/>
        </w:rPr>
        <w:t xml:space="preserve"> sus ideas</w:t>
      </w:r>
      <w:r w:rsidR="1D8F1DAC" w:rsidRPr="084D5270">
        <w:rPr>
          <w:rFonts w:ascii="Arial" w:hAnsi="Arial" w:cs="Arial"/>
          <w:sz w:val="24"/>
          <w:szCs w:val="24"/>
        </w:rPr>
        <w:t>.</w:t>
      </w:r>
      <w:r w:rsidR="46635C04" w:rsidRPr="084D5270">
        <w:rPr>
          <w:rFonts w:ascii="Arial" w:hAnsi="Arial" w:cs="Arial"/>
          <w:sz w:val="24"/>
          <w:szCs w:val="24"/>
        </w:rPr>
        <w:t xml:space="preserve"> </w:t>
      </w:r>
      <w:r w:rsidR="2AD94303" w:rsidRPr="084D5270">
        <w:rPr>
          <w:rFonts w:ascii="Arial" w:hAnsi="Arial" w:cs="Arial"/>
          <w:sz w:val="24"/>
          <w:szCs w:val="24"/>
        </w:rPr>
        <w:t>S</w:t>
      </w:r>
      <w:r w:rsidR="46635C04" w:rsidRPr="084D5270">
        <w:rPr>
          <w:rFonts w:ascii="Arial" w:hAnsi="Arial" w:cs="Arial"/>
          <w:sz w:val="24"/>
          <w:szCs w:val="24"/>
        </w:rPr>
        <w:t xml:space="preserve">in embargo, también </w:t>
      </w:r>
      <w:r w:rsidR="23AE624A" w:rsidRPr="084D5270">
        <w:rPr>
          <w:rFonts w:ascii="Arial" w:hAnsi="Arial" w:cs="Arial"/>
          <w:sz w:val="24"/>
          <w:szCs w:val="24"/>
        </w:rPr>
        <w:t xml:space="preserve">es evidente </w:t>
      </w:r>
      <w:r w:rsidR="46635C04" w:rsidRPr="084D5270">
        <w:rPr>
          <w:rFonts w:ascii="Arial" w:hAnsi="Arial" w:cs="Arial"/>
          <w:sz w:val="24"/>
          <w:szCs w:val="24"/>
        </w:rPr>
        <w:t xml:space="preserve">que no </w:t>
      </w:r>
      <w:r w:rsidR="46635C04" w:rsidRPr="43B0161B">
        <w:rPr>
          <w:rFonts w:ascii="Arial" w:hAnsi="Arial" w:cs="Arial"/>
          <w:sz w:val="24"/>
          <w:szCs w:val="24"/>
        </w:rPr>
        <w:t>s</w:t>
      </w:r>
      <w:r w:rsidR="00594A20" w:rsidRPr="43B0161B">
        <w:rPr>
          <w:rFonts w:ascii="Arial" w:hAnsi="Arial" w:cs="Arial"/>
          <w:sz w:val="24"/>
          <w:szCs w:val="24"/>
        </w:rPr>
        <w:t>ó</w:t>
      </w:r>
      <w:r w:rsidR="46635C04" w:rsidRPr="43B0161B">
        <w:rPr>
          <w:rFonts w:ascii="Arial" w:hAnsi="Arial" w:cs="Arial"/>
          <w:sz w:val="24"/>
          <w:szCs w:val="24"/>
        </w:rPr>
        <w:t>lo</w:t>
      </w:r>
      <w:r w:rsidR="46635C04" w:rsidRPr="084D5270">
        <w:rPr>
          <w:rFonts w:ascii="Arial" w:hAnsi="Arial" w:cs="Arial"/>
          <w:sz w:val="24"/>
          <w:szCs w:val="24"/>
        </w:rPr>
        <w:t xml:space="preserve"> bastaba con </w:t>
      </w:r>
      <w:r w:rsidR="15817E26" w:rsidRPr="084D5270">
        <w:rPr>
          <w:rFonts w:ascii="Arial" w:hAnsi="Arial" w:cs="Arial"/>
          <w:sz w:val="24"/>
          <w:szCs w:val="24"/>
        </w:rPr>
        <w:t>desearlo o</w:t>
      </w:r>
      <w:r w:rsidR="1F1157F7" w:rsidRPr="084D5270">
        <w:rPr>
          <w:rFonts w:ascii="Arial" w:hAnsi="Arial" w:cs="Arial"/>
          <w:sz w:val="24"/>
          <w:szCs w:val="24"/>
        </w:rPr>
        <w:t xml:space="preserve"> pedirlo</w:t>
      </w:r>
      <w:r w:rsidR="1DFEF536" w:rsidRPr="084D5270">
        <w:rPr>
          <w:rFonts w:ascii="Arial" w:hAnsi="Arial" w:cs="Arial"/>
          <w:sz w:val="24"/>
          <w:szCs w:val="24"/>
        </w:rPr>
        <w:t>:</w:t>
      </w:r>
      <w:r w:rsidR="46635C04" w:rsidRPr="084D5270">
        <w:rPr>
          <w:rFonts w:ascii="Arial" w:hAnsi="Arial" w:cs="Arial"/>
          <w:sz w:val="24"/>
          <w:szCs w:val="24"/>
        </w:rPr>
        <w:t xml:space="preserve"> </w:t>
      </w:r>
      <w:r w:rsidR="1F1157F7" w:rsidRPr="084D5270">
        <w:rPr>
          <w:rFonts w:ascii="Arial" w:hAnsi="Arial" w:cs="Arial"/>
          <w:sz w:val="24"/>
          <w:szCs w:val="24"/>
        </w:rPr>
        <w:t xml:space="preserve">se </w:t>
      </w:r>
      <w:r w:rsidR="46635C04" w:rsidRPr="084D5270">
        <w:rPr>
          <w:rFonts w:ascii="Arial" w:hAnsi="Arial" w:cs="Arial"/>
          <w:sz w:val="24"/>
          <w:szCs w:val="24"/>
        </w:rPr>
        <w:t>deb</w:t>
      </w:r>
      <w:r w:rsidR="23AE624A" w:rsidRPr="084D5270">
        <w:rPr>
          <w:rFonts w:ascii="Arial" w:hAnsi="Arial" w:cs="Arial"/>
          <w:sz w:val="24"/>
          <w:szCs w:val="24"/>
        </w:rPr>
        <w:t>e</w:t>
      </w:r>
      <w:r w:rsidR="46635C04" w:rsidRPr="084D5270">
        <w:rPr>
          <w:rFonts w:ascii="Arial" w:hAnsi="Arial" w:cs="Arial"/>
          <w:sz w:val="24"/>
          <w:szCs w:val="24"/>
        </w:rPr>
        <w:t xml:space="preserve"> compartir, acompañar, orientar y mostrar</w:t>
      </w:r>
      <w:r w:rsidR="23AE624A" w:rsidRPr="084D5270">
        <w:rPr>
          <w:rFonts w:ascii="Arial" w:hAnsi="Arial" w:cs="Arial"/>
          <w:sz w:val="24"/>
          <w:szCs w:val="24"/>
        </w:rPr>
        <w:t xml:space="preserve"> al estudiant</w:t>
      </w:r>
      <w:r w:rsidR="57B7F1A3" w:rsidRPr="084D5270">
        <w:rPr>
          <w:rFonts w:ascii="Arial" w:hAnsi="Arial" w:cs="Arial"/>
          <w:sz w:val="24"/>
          <w:szCs w:val="24"/>
        </w:rPr>
        <w:t>e</w:t>
      </w:r>
      <w:r w:rsidR="46635C04" w:rsidRPr="084D5270">
        <w:rPr>
          <w:rFonts w:ascii="Arial" w:hAnsi="Arial" w:cs="Arial"/>
          <w:sz w:val="24"/>
          <w:szCs w:val="24"/>
        </w:rPr>
        <w:t xml:space="preserve"> c</w:t>
      </w:r>
      <w:r w:rsidR="3A270D08" w:rsidRPr="084D5270">
        <w:rPr>
          <w:rFonts w:ascii="Arial" w:hAnsi="Arial" w:cs="Arial"/>
          <w:sz w:val="24"/>
          <w:szCs w:val="24"/>
        </w:rPr>
        <w:t>ó</w:t>
      </w:r>
      <w:r w:rsidR="46635C04" w:rsidRPr="084D5270">
        <w:rPr>
          <w:rFonts w:ascii="Arial" w:hAnsi="Arial" w:cs="Arial"/>
          <w:sz w:val="24"/>
          <w:szCs w:val="24"/>
        </w:rPr>
        <w:t xml:space="preserve">mo adquirir y </w:t>
      </w:r>
      <w:r w:rsidR="0FD008C8" w:rsidRPr="084D5270">
        <w:rPr>
          <w:rFonts w:ascii="Arial" w:hAnsi="Arial" w:cs="Arial"/>
          <w:sz w:val="24"/>
          <w:szCs w:val="24"/>
        </w:rPr>
        <w:t xml:space="preserve">desarrollar dichas </w:t>
      </w:r>
      <w:r w:rsidR="15817E26" w:rsidRPr="084D5270">
        <w:rPr>
          <w:rFonts w:ascii="Arial" w:hAnsi="Arial" w:cs="Arial"/>
          <w:sz w:val="24"/>
          <w:szCs w:val="24"/>
        </w:rPr>
        <w:t>habilidades</w:t>
      </w:r>
      <w:r w:rsidR="3BD4DE1A" w:rsidRPr="084D5270">
        <w:rPr>
          <w:rFonts w:ascii="Arial" w:hAnsi="Arial" w:cs="Arial"/>
          <w:sz w:val="24"/>
          <w:szCs w:val="24"/>
        </w:rPr>
        <w:t>.</w:t>
      </w:r>
    </w:p>
    <w:p w14:paraId="3127231A" w14:textId="57AEC1B5" w:rsidR="001928F8" w:rsidRDefault="0FD008C8" w:rsidP="084D5270">
      <w:pPr>
        <w:spacing w:line="360" w:lineRule="auto"/>
        <w:ind w:firstLine="708"/>
        <w:jc w:val="both"/>
        <w:rPr>
          <w:rFonts w:ascii="Arial" w:hAnsi="Arial" w:cs="Arial"/>
          <w:sz w:val="24"/>
          <w:szCs w:val="24"/>
        </w:rPr>
      </w:pPr>
      <w:r>
        <w:rPr>
          <w:rFonts w:ascii="Arial" w:hAnsi="Arial" w:cs="Arial"/>
          <w:sz w:val="24"/>
          <w:szCs w:val="24"/>
        </w:rPr>
        <w:t>También se debe considerar</w:t>
      </w:r>
      <w:r w:rsidR="1F1157F7">
        <w:rPr>
          <w:rFonts w:ascii="Arial" w:hAnsi="Arial" w:cs="Arial"/>
          <w:sz w:val="24"/>
          <w:szCs w:val="24"/>
        </w:rPr>
        <w:t xml:space="preserve"> que</w:t>
      </w:r>
      <w:r w:rsidR="46635C04">
        <w:rPr>
          <w:rFonts w:ascii="Arial" w:hAnsi="Arial" w:cs="Arial"/>
          <w:sz w:val="24"/>
          <w:szCs w:val="24"/>
        </w:rPr>
        <w:t xml:space="preserve"> el desarrollo de estas habilidades en </w:t>
      </w:r>
      <w:r w:rsidRPr="3D431332" w:rsidDel="00FE2B06">
        <w:rPr>
          <w:rFonts w:ascii="Arial" w:hAnsi="Arial" w:cs="Arial"/>
          <w:sz w:val="24"/>
          <w:szCs w:val="24"/>
        </w:rPr>
        <w:t>los</w:t>
      </w:r>
      <w:r w:rsidR="46635C04">
        <w:rPr>
          <w:rFonts w:ascii="Arial" w:hAnsi="Arial" w:cs="Arial"/>
          <w:sz w:val="24"/>
          <w:szCs w:val="24"/>
        </w:rPr>
        <w:t xml:space="preserve"> estudiant</w:t>
      </w:r>
      <w:r w:rsidRPr="3D431332" w:rsidDel="00FE2B06">
        <w:rPr>
          <w:rFonts w:ascii="Arial" w:hAnsi="Arial" w:cs="Arial"/>
          <w:sz w:val="24"/>
          <w:szCs w:val="24"/>
        </w:rPr>
        <w:t>e</w:t>
      </w:r>
      <w:r w:rsidR="46635C04">
        <w:rPr>
          <w:rFonts w:ascii="Arial" w:hAnsi="Arial" w:cs="Arial"/>
          <w:sz w:val="24"/>
          <w:szCs w:val="24"/>
        </w:rPr>
        <w:t xml:space="preserve">s </w:t>
      </w:r>
      <w:r w:rsidR="23AE624A">
        <w:rPr>
          <w:rFonts w:ascii="Arial" w:hAnsi="Arial" w:cs="Arial"/>
          <w:sz w:val="24"/>
          <w:szCs w:val="24"/>
        </w:rPr>
        <w:t>requiere</w:t>
      </w:r>
      <w:r w:rsidR="46635C04">
        <w:rPr>
          <w:rFonts w:ascii="Arial" w:hAnsi="Arial" w:cs="Arial"/>
          <w:sz w:val="24"/>
          <w:szCs w:val="24"/>
        </w:rPr>
        <w:t xml:space="preserve"> tiempo en clase</w:t>
      </w:r>
      <w:r w:rsidR="5F388C61">
        <w:rPr>
          <w:rFonts w:ascii="Arial" w:hAnsi="Arial" w:cs="Arial"/>
          <w:sz w:val="24"/>
          <w:szCs w:val="24"/>
        </w:rPr>
        <w:t xml:space="preserve"> para </w:t>
      </w:r>
      <w:r w:rsidR="5F388C61" w:rsidRPr="43B0161B">
        <w:rPr>
          <w:rFonts w:ascii="Arial" w:hAnsi="Arial" w:cs="Arial"/>
          <w:sz w:val="24"/>
          <w:szCs w:val="24"/>
        </w:rPr>
        <w:t>observarl</w:t>
      </w:r>
      <w:r w:rsidR="00A4074E" w:rsidRPr="43B0161B">
        <w:rPr>
          <w:rFonts w:ascii="Arial" w:hAnsi="Arial" w:cs="Arial"/>
          <w:sz w:val="24"/>
          <w:szCs w:val="24"/>
        </w:rPr>
        <w:t>o</w:t>
      </w:r>
      <w:r w:rsidR="57881C60" w:rsidRPr="43B0161B">
        <w:rPr>
          <w:rFonts w:ascii="Arial" w:hAnsi="Arial" w:cs="Arial"/>
          <w:sz w:val="24"/>
          <w:szCs w:val="24"/>
        </w:rPr>
        <w:t>s</w:t>
      </w:r>
      <w:r w:rsidR="57881C60" w:rsidRPr="3D431332" w:rsidDel="00A90F64">
        <w:rPr>
          <w:rFonts w:ascii="Arial" w:hAnsi="Arial" w:cs="Arial"/>
          <w:sz w:val="24"/>
          <w:szCs w:val="24"/>
        </w:rPr>
        <w:t>,</w:t>
      </w:r>
      <w:r w:rsidR="5F388C61">
        <w:rPr>
          <w:rFonts w:ascii="Arial" w:hAnsi="Arial" w:cs="Arial"/>
          <w:sz w:val="24"/>
          <w:szCs w:val="24"/>
        </w:rPr>
        <w:t xml:space="preserve"> </w:t>
      </w:r>
      <w:r w:rsidR="04D08F9B">
        <w:rPr>
          <w:rFonts w:ascii="Arial" w:hAnsi="Arial" w:cs="Arial"/>
          <w:sz w:val="24"/>
          <w:szCs w:val="24"/>
        </w:rPr>
        <w:t>escucharlos</w:t>
      </w:r>
      <w:r w:rsidR="15817E26">
        <w:rPr>
          <w:rFonts w:ascii="Arial" w:hAnsi="Arial" w:cs="Arial"/>
          <w:sz w:val="24"/>
          <w:szCs w:val="24"/>
        </w:rPr>
        <w:t xml:space="preserve"> y</w:t>
      </w:r>
      <w:r w:rsidR="46635C04">
        <w:rPr>
          <w:rFonts w:ascii="Arial" w:hAnsi="Arial" w:cs="Arial"/>
          <w:sz w:val="24"/>
          <w:szCs w:val="24"/>
        </w:rPr>
        <w:t xml:space="preserve"> </w:t>
      </w:r>
      <w:r w:rsidR="1F1157F7">
        <w:rPr>
          <w:rFonts w:ascii="Arial" w:hAnsi="Arial" w:cs="Arial"/>
          <w:sz w:val="24"/>
          <w:szCs w:val="24"/>
        </w:rPr>
        <w:t>permitirle</w:t>
      </w:r>
      <w:r w:rsidR="00A4074E">
        <w:rPr>
          <w:rFonts w:ascii="Arial" w:hAnsi="Arial" w:cs="Arial"/>
          <w:sz w:val="24"/>
          <w:szCs w:val="24"/>
        </w:rPr>
        <w:t>s</w:t>
      </w:r>
      <w:r w:rsidR="1F1157F7">
        <w:rPr>
          <w:rFonts w:ascii="Arial" w:hAnsi="Arial" w:cs="Arial"/>
          <w:sz w:val="24"/>
          <w:szCs w:val="24"/>
        </w:rPr>
        <w:t xml:space="preserve"> </w:t>
      </w:r>
      <w:r w:rsidR="3BD4DE1A">
        <w:rPr>
          <w:rFonts w:ascii="Arial" w:hAnsi="Arial" w:cs="Arial"/>
          <w:sz w:val="24"/>
          <w:szCs w:val="24"/>
        </w:rPr>
        <w:t xml:space="preserve">adquirir </w:t>
      </w:r>
      <w:r w:rsidR="004D70B9" w:rsidRPr="43B0161B">
        <w:rPr>
          <w:rFonts w:ascii="Arial" w:hAnsi="Arial" w:cs="Arial"/>
          <w:sz w:val="24"/>
          <w:szCs w:val="24"/>
        </w:rPr>
        <w:t>las</w:t>
      </w:r>
      <w:r w:rsidR="3BD4DE1A" w:rsidDel="004D70B9">
        <w:rPr>
          <w:rFonts w:ascii="Arial" w:hAnsi="Arial" w:cs="Arial"/>
          <w:sz w:val="24"/>
          <w:szCs w:val="24"/>
        </w:rPr>
        <w:t xml:space="preserve"> </w:t>
      </w:r>
      <w:r w:rsidR="004D70B9">
        <w:rPr>
          <w:rFonts w:ascii="Arial" w:hAnsi="Arial" w:cs="Arial"/>
          <w:sz w:val="24"/>
          <w:szCs w:val="24"/>
        </w:rPr>
        <w:t>herramientas</w:t>
      </w:r>
      <w:r w:rsidR="3BD4DE1A">
        <w:rPr>
          <w:rFonts w:ascii="Arial" w:hAnsi="Arial" w:cs="Arial"/>
          <w:sz w:val="24"/>
          <w:szCs w:val="24"/>
        </w:rPr>
        <w:t xml:space="preserve"> para el </w:t>
      </w:r>
      <w:r w:rsidR="1F1157F7">
        <w:rPr>
          <w:rFonts w:ascii="Arial" w:hAnsi="Arial" w:cs="Arial"/>
          <w:sz w:val="24"/>
          <w:szCs w:val="24"/>
        </w:rPr>
        <w:t xml:space="preserve">aprendizaje, </w:t>
      </w:r>
      <w:r w:rsidR="46635C04">
        <w:rPr>
          <w:rFonts w:ascii="Arial" w:hAnsi="Arial" w:cs="Arial"/>
          <w:sz w:val="24"/>
          <w:szCs w:val="24"/>
        </w:rPr>
        <w:t>y</w:t>
      </w:r>
      <w:r w:rsidR="3199CA22" w:rsidRPr="084D5270">
        <w:rPr>
          <w:rFonts w:ascii="Arial" w:hAnsi="Arial" w:cs="Arial"/>
          <w:sz w:val="24"/>
          <w:szCs w:val="24"/>
        </w:rPr>
        <w:t>,</w:t>
      </w:r>
      <w:r w:rsidR="46635C04">
        <w:rPr>
          <w:rFonts w:ascii="Arial" w:hAnsi="Arial" w:cs="Arial"/>
          <w:sz w:val="24"/>
          <w:szCs w:val="24"/>
        </w:rPr>
        <w:t xml:space="preserve"> </w:t>
      </w:r>
      <w:r w:rsidR="1F1157F7">
        <w:rPr>
          <w:rFonts w:ascii="Arial" w:hAnsi="Arial" w:cs="Arial"/>
          <w:sz w:val="24"/>
          <w:szCs w:val="24"/>
        </w:rPr>
        <w:t>a partir de los resultados</w:t>
      </w:r>
      <w:r w:rsidR="46635C04">
        <w:rPr>
          <w:rFonts w:ascii="Arial" w:hAnsi="Arial" w:cs="Arial"/>
          <w:sz w:val="24"/>
          <w:szCs w:val="24"/>
        </w:rPr>
        <w:t xml:space="preserve">, </w:t>
      </w:r>
      <w:r w:rsidR="1B2E10EC">
        <w:rPr>
          <w:rFonts w:ascii="Arial" w:hAnsi="Arial" w:cs="Arial"/>
          <w:sz w:val="24"/>
          <w:szCs w:val="24"/>
        </w:rPr>
        <w:t xml:space="preserve">propiciar </w:t>
      </w:r>
      <w:r w:rsidR="5367BF96">
        <w:rPr>
          <w:rFonts w:ascii="Arial" w:hAnsi="Arial" w:cs="Arial"/>
          <w:sz w:val="24"/>
          <w:szCs w:val="24"/>
        </w:rPr>
        <w:t xml:space="preserve">la </w:t>
      </w:r>
      <w:r w:rsidR="46635C04">
        <w:rPr>
          <w:rFonts w:ascii="Arial" w:hAnsi="Arial" w:cs="Arial"/>
          <w:sz w:val="24"/>
          <w:szCs w:val="24"/>
        </w:rPr>
        <w:t>retroalim</w:t>
      </w:r>
      <w:r w:rsidR="23AE624A">
        <w:rPr>
          <w:rFonts w:ascii="Arial" w:hAnsi="Arial" w:cs="Arial"/>
          <w:sz w:val="24"/>
          <w:szCs w:val="24"/>
        </w:rPr>
        <w:t>entación</w:t>
      </w:r>
      <w:r w:rsidR="1F1157F7">
        <w:rPr>
          <w:rFonts w:ascii="Arial" w:hAnsi="Arial" w:cs="Arial"/>
          <w:sz w:val="24"/>
          <w:szCs w:val="24"/>
        </w:rPr>
        <w:t xml:space="preserve"> para la mejora de </w:t>
      </w:r>
      <w:proofErr w:type="gramStart"/>
      <w:r w:rsidR="1F1157F7">
        <w:rPr>
          <w:rFonts w:ascii="Arial" w:hAnsi="Arial" w:cs="Arial"/>
          <w:sz w:val="24"/>
          <w:szCs w:val="24"/>
        </w:rPr>
        <w:t>los mismos</w:t>
      </w:r>
      <w:proofErr w:type="gramEnd"/>
      <w:r w:rsidR="465BD401">
        <w:rPr>
          <w:rFonts w:ascii="Arial" w:hAnsi="Arial" w:cs="Arial"/>
          <w:sz w:val="24"/>
          <w:szCs w:val="24"/>
        </w:rPr>
        <w:t>;</w:t>
      </w:r>
      <w:r w:rsidR="46635C04">
        <w:rPr>
          <w:rFonts w:ascii="Arial" w:hAnsi="Arial" w:cs="Arial"/>
          <w:sz w:val="24"/>
          <w:szCs w:val="24"/>
        </w:rPr>
        <w:t xml:space="preserve"> poner al centro a</w:t>
      </w:r>
      <w:r w:rsidRPr="3D431332" w:rsidDel="00FE2B06">
        <w:rPr>
          <w:rFonts w:ascii="Arial" w:hAnsi="Arial" w:cs="Arial"/>
          <w:sz w:val="24"/>
          <w:szCs w:val="24"/>
        </w:rPr>
        <w:t xml:space="preserve"> los estudiantes</w:t>
      </w:r>
      <w:r w:rsidR="46635C04">
        <w:rPr>
          <w:rFonts w:ascii="Arial" w:hAnsi="Arial" w:cs="Arial"/>
          <w:sz w:val="24"/>
          <w:szCs w:val="24"/>
        </w:rPr>
        <w:t xml:space="preserve"> y</w:t>
      </w:r>
      <w:r w:rsidR="493543E2">
        <w:rPr>
          <w:rFonts w:ascii="Arial" w:hAnsi="Arial" w:cs="Arial"/>
          <w:sz w:val="24"/>
          <w:szCs w:val="24"/>
        </w:rPr>
        <w:t xml:space="preserve"> </w:t>
      </w:r>
      <w:r w:rsidR="789DCFAF">
        <w:rPr>
          <w:rFonts w:ascii="Arial" w:hAnsi="Arial" w:cs="Arial"/>
          <w:sz w:val="24"/>
          <w:szCs w:val="24"/>
        </w:rPr>
        <w:t>desarrollar la</w:t>
      </w:r>
      <w:r w:rsidR="46635C04">
        <w:rPr>
          <w:rFonts w:ascii="Arial" w:hAnsi="Arial" w:cs="Arial"/>
          <w:sz w:val="24"/>
          <w:szCs w:val="24"/>
        </w:rPr>
        <w:t xml:space="preserve"> valentía para atrever</w:t>
      </w:r>
      <w:r w:rsidR="23AE624A">
        <w:rPr>
          <w:rFonts w:ascii="Arial" w:hAnsi="Arial" w:cs="Arial"/>
          <w:sz w:val="24"/>
          <w:szCs w:val="24"/>
        </w:rPr>
        <w:t xml:space="preserve">nos </w:t>
      </w:r>
      <w:r w:rsidR="46635C04">
        <w:rPr>
          <w:rFonts w:ascii="Arial" w:hAnsi="Arial" w:cs="Arial"/>
          <w:sz w:val="24"/>
          <w:szCs w:val="24"/>
        </w:rPr>
        <w:t>a hacer un cambio en</w:t>
      </w:r>
      <w:r w:rsidR="07A86B97">
        <w:rPr>
          <w:rFonts w:ascii="Arial" w:hAnsi="Arial" w:cs="Arial"/>
          <w:sz w:val="24"/>
          <w:szCs w:val="24"/>
        </w:rPr>
        <w:t xml:space="preserve"> la</w:t>
      </w:r>
      <w:r w:rsidR="46635C04">
        <w:rPr>
          <w:rFonts w:ascii="Arial" w:hAnsi="Arial" w:cs="Arial"/>
          <w:sz w:val="24"/>
          <w:szCs w:val="24"/>
        </w:rPr>
        <w:t xml:space="preserve"> práctica docente. </w:t>
      </w:r>
    </w:p>
    <w:p w14:paraId="1299C43A" w14:textId="710B6C96" w:rsidR="00881799" w:rsidRDefault="632406C8" w:rsidP="084D5270">
      <w:pPr>
        <w:spacing w:line="360" w:lineRule="auto"/>
        <w:ind w:firstLine="708"/>
        <w:jc w:val="both"/>
        <w:rPr>
          <w:rFonts w:ascii="Arial" w:eastAsia="Arial" w:hAnsi="Arial" w:cs="Arial"/>
          <w:sz w:val="24"/>
          <w:szCs w:val="24"/>
        </w:rPr>
      </w:pPr>
      <w:r>
        <w:rPr>
          <w:rFonts w:ascii="Arial" w:hAnsi="Arial" w:cs="Arial"/>
          <w:sz w:val="24"/>
          <w:szCs w:val="24"/>
        </w:rPr>
        <w:t xml:space="preserve">Finalmente, </w:t>
      </w:r>
      <w:r w:rsidR="4C384A64">
        <w:rPr>
          <w:rFonts w:ascii="Arial" w:hAnsi="Arial" w:cs="Arial"/>
          <w:sz w:val="24"/>
          <w:szCs w:val="24"/>
        </w:rPr>
        <w:t xml:space="preserve">cabe precisar que </w:t>
      </w:r>
      <w:r>
        <w:rPr>
          <w:rFonts w:ascii="Arial" w:hAnsi="Arial" w:cs="Arial"/>
          <w:sz w:val="24"/>
          <w:szCs w:val="24"/>
        </w:rPr>
        <w:t>e</w:t>
      </w:r>
      <w:r w:rsidR="23AE624A">
        <w:rPr>
          <w:rFonts w:ascii="Arial" w:eastAsia="Arial" w:hAnsi="Arial" w:cs="Arial"/>
          <w:sz w:val="24"/>
          <w:szCs w:val="24"/>
        </w:rPr>
        <w:t>l rol del docente se está redefin</w:t>
      </w:r>
      <w:r w:rsidR="23AE624A">
        <w:rPr>
          <w:rFonts w:ascii="Arial" w:eastAsia="Arial" w:hAnsi="Arial" w:cs="Arial"/>
          <w:spacing w:val="1"/>
          <w:sz w:val="24"/>
          <w:szCs w:val="24"/>
        </w:rPr>
        <w:t>i</w:t>
      </w:r>
      <w:r w:rsidR="23AE624A">
        <w:rPr>
          <w:rFonts w:ascii="Arial" w:eastAsia="Arial" w:hAnsi="Arial" w:cs="Arial"/>
          <w:sz w:val="24"/>
          <w:szCs w:val="24"/>
        </w:rPr>
        <w:t>en</w:t>
      </w:r>
      <w:r w:rsidR="23AE624A">
        <w:rPr>
          <w:rFonts w:ascii="Arial" w:eastAsia="Arial" w:hAnsi="Arial" w:cs="Arial"/>
          <w:spacing w:val="1"/>
          <w:sz w:val="24"/>
          <w:szCs w:val="24"/>
        </w:rPr>
        <w:t>d</w:t>
      </w:r>
      <w:r w:rsidR="5F388C61">
        <w:rPr>
          <w:rFonts w:ascii="Arial" w:eastAsia="Arial" w:hAnsi="Arial" w:cs="Arial"/>
          <w:sz w:val="24"/>
          <w:szCs w:val="24"/>
        </w:rPr>
        <w:t>o, no disminuyendo</w:t>
      </w:r>
      <w:r w:rsidR="4F9D37F3">
        <w:rPr>
          <w:rFonts w:ascii="Arial" w:eastAsia="Arial" w:hAnsi="Arial" w:cs="Arial"/>
          <w:sz w:val="24"/>
          <w:szCs w:val="24"/>
        </w:rPr>
        <w:t xml:space="preserve">. </w:t>
      </w:r>
      <w:r w:rsidR="6AB63E10">
        <w:rPr>
          <w:rFonts w:ascii="Arial" w:eastAsia="Arial" w:hAnsi="Arial" w:cs="Arial"/>
          <w:sz w:val="24"/>
          <w:szCs w:val="24"/>
        </w:rPr>
        <w:t>L</w:t>
      </w:r>
      <w:r w:rsidR="12548C3F">
        <w:rPr>
          <w:rFonts w:ascii="Arial" w:eastAsia="Arial" w:hAnsi="Arial" w:cs="Arial"/>
          <w:sz w:val="24"/>
          <w:szCs w:val="24"/>
        </w:rPr>
        <w:t>as tecnologías digitales están</w:t>
      </w:r>
      <w:r w:rsidR="23AE624A">
        <w:rPr>
          <w:rFonts w:ascii="Arial" w:eastAsia="Arial" w:hAnsi="Arial" w:cs="Arial"/>
          <w:sz w:val="24"/>
          <w:szCs w:val="24"/>
        </w:rPr>
        <w:t xml:space="preserve"> amplificando las posibilidades de acceso a grandes cantidades de información</w:t>
      </w:r>
      <w:r w:rsidR="44308FDA">
        <w:rPr>
          <w:rFonts w:ascii="Arial" w:eastAsia="Arial" w:hAnsi="Arial" w:cs="Arial"/>
          <w:sz w:val="24"/>
          <w:szCs w:val="24"/>
        </w:rPr>
        <w:t xml:space="preserve"> y</w:t>
      </w:r>
      <w:r w:rsidR="23AE624A">
        <w:rPr>
          <w:rFonts w:ascii="Arial" w:eastAsia="Arial" w:hAnsi="Arial" w:cs="Arial"/>
          <w:sz w:val="24"/>
          <w:szCs w:val="24"/>
        </w:rPr>
        <w:t xml:space="preserve"> reduciendo tiempos de búsqueda</w:t>
      </w:r>
      <w:r w:rsidR="44308FDA">
        <w:rPr>
          <w:rFonts w:ascii="Arial" w:eastAsia="Arial" w:hAnsi="Arial" w:cs="Arial"/>
          <w:sz w:val="24"/>
          <w:szCs w:val="24"/>
        </w:rPr>
        <w:t>.</w:t>
      </w:r>
      <w:r w:rsidR="23AE624A">
        <w:rPr>
          <w:rFonts w:ascii="Arial" w:eastAsia="Arial" w:hAnsi="Arial" w:cs="Arial"/>
          <w:spacing w:val="1"/>
          <w:sz w:val="24"/>
          <w:szCs w:val="24"/>
        </w:rPr>
        <w:t xml:space="preserve"> </w:t>
      </w:r>
      <w:r w:rsidR="68610C9B">
        <w:rPr>
          <w:rFonts w:ascii="Arial" w:eastAsia="Arial" w:hAnsi="Arial" w:cs="Arial"/>
          <w:spacing w:val="1"/>
          <w:sz w:val="24"/>
          <w:szCs w:val="24"/>
        </w:rPr>
        <w:t>Con ello,</w:t>
      </w:r>
      <w:r w:rsidR="12548C3F">
        <w:rPr>
          <w:rFonts w:ascii="Arial" w:eastAsia="Arial" w:hAnsi="Arial" w:cs="Arial"/>
          <w:spacing w:val="1"/>
          <w:sz w:val="24"/>
          <w:szCs w:val="24"/>
        </w:rPr>
        <w:t xml:space="preserve"> </w:t>
      </w:r>
      <w:r w:rsidR="0FD008C8" w:rsidRPr="3D431332" w:rsidDel="00636982">
        <w:rPr>
          <w:rFonts w:ascii="Arial" w:eastAsia="Arial" w:hAnsi="Arial" w:cs="Arial"/>
          <w:sz w:val="24"/>
          <w:szCs w:val="24"/>
        </w:rPr>
        <w:t>e</w:t>
      </w:r>
      <w:r w:rsidR="12548C3F">
        <w:rPr>
          <w:rFonts w:ascii="Arial" w:eastAsia="Arial" w:hAnsi="Arial" w:cs="Arial"/>
          <w:spacing w:val="1"/>
          <w:sz w:val="24"/>
          <w:szCs w:val="24"/>
        </w:rPr>
        <w:t>l</w:t>
      </w:r>
      <w:r w:rsidR="0FD008C8" w:rsidRPr="3D431332" w:rsidDel="00636982">
        <w:rPr>
          <w:rFonts w:ascii="Arial" w:eastAsia="Arial" w:hAnsi="Arial" w:cs="Arial"/>
          <w:sz w:val="24"/>
          <w:szCs w:val="24"/>
        </w:rPr>
        <w:t xml:space="preserve"> </w:t>
      </w:r>
      <w:r w:rsidR="23AE624A">
        <w:rPr>
          <w:rFonts w:ascii="Arial" w:eastAsia="Arial" w:hAnsi="Arial" w:cs="Arial"/>
          <w:sz w:val="24"/>
          <w:szCs w:val="24"/>
        </w:rPr>
        <w:t>docente</w:t>
      </w:r>
      <w:r w:rsidR="23AE624A">
        <w:rPr>
          <w:rFonts w:ascii="Arial" w:eastAsia="Arial" w:hAnsi="Arial" w:cs="Arial"/>
          <w:spacing w:val="1"/>
          <w:sz w:val="24"/>
          <w:szCs w:val="24"/>
        </w:rPr>
        <w:t xml:space="preserve"> </w:t>
      </w:r>
      <w:r w:rsidR="44308FDA">
        <w:rPr>
          <w:rFonts w:ascii="Arial" w:eastAsia="Arial" w:hAnsi="Arial" w:cs="Arial"/>
          <w:spacing w:val="1"/>
          <w:sz w:val="24"/>
          <w:szCs w:val="24"/>
        </w:rPr>
        <w:t xml:space="preserve">será </w:t>
      </w:r>
      <w:r w:rsidR="3738A8D5">
        <w:rPr>
          <w:rFonts w:ascii="Arial" w:eastAsia="Arial" w:hAnsi="Arial" w:cs="Arial"/>
          <w:spacing w:val="1"/>
          <w:sz w:val="24"/>
          <w:szCs w:val="24"/>
        </w:rPr>
        <w:t xml:space="preserve">quien funja como </w:t>
      </w:r>
      <w:r w:rsidR="44308FDA">
        <w:rPr>
          <w:rFonts w:ascii="Arial" w:eastAsia="Arial" w:hAnsi="Arial" w:cs="Arial"/>
          <w:spacing w:val="1"/>
          <w:sz w:val="24"/>
          <w:szCs w:val="24"/>
        </w:rPr>
        <w:t>un m</w:t>
      </w:r>
      <w:r w:rsidR="23AE624A">
        <w:rPr>
          <w:rFonts w:ascii="Arial" w:eastAsia="Arial" w:hAnsi="Arial" w:cs="Arial"/>
          <w:sz w:val="24"/>
          <w:szCs w:val="24"/>
        </w:rPr>
        <w:t xml:space="preserve">entor </w:t>
      </w:r>
      <w:r w:rsidR="44308FDA">
        <w:rPr>
          <w:rFonts w:ascii="Arial" w:eastAsia="Arial" w:hAnsi="Arial" w:cs="Arial"/>
          <w:sz w:val="24"/>
          <w:szCs w:val="24"/>
        </w:rPr>
        <w:t xml:space="preserve">para que </w:t>
      </w:r>
      <w:r w:rsidR="7FCD9673">
        <w:rPr>
          <w:rFonts w:ascii="Arial" w:eastAsia="Arial" w:hAnsi="Arial" w:cs="Arial"/>
          <w:sz w:val="24"/>
          <w:szCs w:val="24"/>
        </w:rPr>
        <w:t>cada</w:t>
      </w:r>
      <w:r w:rsidR="44308FDA">
        <w:rPr>
          <w:rFonts w:ascii="Arial" w:eastAsia="Arial" w:hAnsi="Arial" w:cs="Arial"/>
          <w:sz w:val="24"/>
          <w:szCs w:val="24"/>
        </w:rPr>
        <w:t xml:space="preserve"> estudiant</w:t>
      </w:r>
      <w:r w:rsidR="288202B3">
        <w:rPr>
          <w:rFonts w:ascii="Arial" w:eastAsia="Arial" w:hAnsi="Arial" w:cs="Arial"/>
          <w:sz w:val="24"/>
          <w:szCs w:val="24"/>
        </w:rPr>
        <w:t>e</w:t>
      </w:r>
      <w:r w:rsidR="44308FDA">
        <w:rPr>
          <w:rFonts w:ascii="Arial" w:eastAsia="Arial" w:hAnsi="Arial" w:cs="Arial"/>
          <w:sz w:val="24"/>
          <w:szCs w:val="24"/>
        </w:rPr>
        <w:t xml:space="preserve"> adquiera las herramientas cognitivas que le permitan alcanzar la autonomía en el proceso de aprendizaje</w:t>
      </w:r>
      <w:r w:rsidR="63969F21">
        <w:rPr>
          <w:rFonts w:ascii="Arial" w:eastAsia="Arial" w:hAnsi="Arial" w:cs="Arial"/>
          <w:sz w:val="24"/>
          <w:szCs w:val="24"/>
        </w:rPr>
        <w:t>.</w:t>
      </w:r>
      <w:r w:rsidR="44308FDA">
        <w:rPr>
          <w:rFonts w:ascii="Arial" w:eastAsia="Arial" w:hAnsi="Arial" w:cs="Arial"/>
          <w:sz w:val="24"/>
          <w:szCs w:val="24"/>
        </w:rPr>
        <w:t xml:space="preserve"> </w:t>
      </w:r>
      <w:r w:rsidR="7E6C1B35" w:rsidRPr="084D5270">
        <w:rPr>
          <w:rFonts w:ascii="Arial" w:eastAsia="Arial" w:hAnsi="Arial" w:cs="Arial"/>
          <w:sz w:val="24"/>
          <w:szCs w:val="24"/>
        </w:rPr>
        <w:t>E</w:t>
      </w:r>
      <w:r w:rsidR="788E35D5" w:rsidRPr="3D431332" w:rsidDel="00881799">
        <w:rPr>
          <w:rFonts w:ascii="Arial" w:eastAsia="Arial" w:hAnsi="Arial" w:cs="Arial"/>
          <w:sz w:val="24"/>
          <w:szCs w:val="24"/>
        </w:rPr>
        <w:t>l</w:t>
      </w:r>
      <w:r w:rsidR="44308FDA">
        <w:rPr>
          <w:rFonts w:ascii="Arial" w:eastAsia="Arial" w:hAnsi="Arial" w:cs="Arial"/>
          <w:spacing w:val="1"/>
          <w:sz w:val="24"/>
          <w:szCs w:val="24"/>
        </w:rPr>
        <w:t xml:space="preserve"> </w:t>
      </w:r>
      <w:r w:rsidR="44308FDA">
        <w:rPr>
          <w:rFonts w:ascii="Arial" w:eastAsia="Arial" w:hAnsi="Arial" w:cs="Arial"/>
          <w:sz w:val="24"/>
          <w:szCs w:val="24"/>
        </w:rPr>
        <w:t>docente</w:t>
      </w:r>
      <w:r w:rsidR="44308FDA">
        <w:rPr>
          <w:rFonts w:ascii="Arial" w:eastAsia="Arial" w:hAnsi="Arial" w:cs="Arial"/>
          <w:spacing w:val="-2"/>
          <w:sz w:val="24"/>
          <w:szCs w:val="24"/>
        </w:rPr>
        <w:t xml:space="preserve"> </w:t>
      </w:r>
      <w:r w:rsidR="5CE30614">
        <w:rPr>
          <w:rFonts w:ascii="Arial" w:eastAsia="Arial" w:hAnsi="Arial" w:cs="Arial"/>
          <w:sz w:val="24"/>
          <w:szCs w:val="24"/>
        </w:rPr>
        <w:t>seguirá</w:t>
      </w:r>
      <w:r w:rsidR="44308FDA">
        <w:rPr>
          <w:rFonts w:ascii="Arial" w:eastAsia="Arial" w:hAnsi="Arial" w:cs="Arial"/>
          <w:sz w:val="24"/>
          <w:szCs w:val="24"/>
        </w:rPr>
        <w:t xml:space="preserve"> </w:t>
      </w:r>
      <w:r w:rsidR="44308FDA">
        <w:rPr>
          <w:rFonts w:ascii="Arial" w:eastAsia="Arial" w:hAnsi="Arial" w:cs="Arial"/>
          <w:spacing w:val="1"/>
          <w:sz w:val="24"/>
          <w:szCs w:val="24"/>
        </w:rPr>
        <w:t>si</w:t>
      </w:r>
      <w:r w:rsidR="44308FDA">
        <w:rPr>
          <w:rFonts w:ascii="Arial" w:eastAsia="Arial" w:hAnsi="Arial" w:cs="Arial"/>
          <w:sz w:val="24"/>
          <w:szCs w:val="24"/>
        </w:rPr>
        <w:t>endo insustituible como guía hu</w:t>
      </w:r>
      <w:r w:rsidR="44308FDA">
        <w:rPr>
          <w:rFonts w:ascii="Arial" w:eastAsia="Arial" w:hAnsi="Arial" w:cs="Arial"/>
          <w:spacing w:val="2"/>
          <w:sz w:val="24"/>
          <w:szCs w:val="24"/>
        </w:rPr>
        <w:t>m</w:t>
      </w:r>
      <w:r w:rsidR="44308FDA">
        <w:rPr>
          <w:rFonts w:ascii="Arial" w:eastAsia="Arial" w:hAnsi="Arial" w:cs="Arial"/>
          <w:sz w:val="24"/>
          <w:szCs w:val="24"/>
        </w:rPr>
        <w:t>an</w:t>
      </w:r>
      <w:r w:rsidR="3C7EA651">
        <w:rPr>
          <w:rFonts w:ascii="Arial" w:eastAsia="Arial" w:hAnsi="Arial" w:cs="Arial"/>
          <w:sz w:val="24"/>
          <w:szCs w:val="24"/>
        </w:rPr>
        <w:t>a,</w:t>
      </w:r>
      <w:r w:rsidR="44308FDA">
        <w:rPr>
          <w:rFonts w:ascii="Arial" w:eastAsia="Arial" w:hAnsi="Arial" w:cs="Arial"/>
          <w:sz w:val="24"/>
          <w:szCs w:val="24"/>
        </w:rPr>
        <w:t xml:space="preserve"> </w:t>
      </w:r>
      <w:r w:rsidR="479FA233">
        <w:rPr>
          <w:rFonts w:ascii="Arial" w:eastAsia="Arial" w:hAnsi="Arial" w:cs="Arial"/>
          <w:sz w:val="24"/>
          <w:szCs w:val="24"/>
        </w:rPr>
        <w:t xml:space="preserve">y </w:t>
      </w:r>
      <w:r w:rsidR="44308FDA">
        <w:rPr>
          <w:rFonts w:ascii="Arial" w:eastAsia="Arial" w:hAnsi="Arial" w:cs="Arial"/>
          <w:sz w:val="24"/>
          <w:szCs w:val="24"/>
        </w:rPr>
        <w:t xml:space="preserve">el eje del proceso formativo a través de </w:t>
      </w:r>
      <w:r w:rsidR="77A371BE">
        <w:rPr>
          <w:rFonts w:ascii="Arial" w:eastAsia="Arial" w:hAnsi="Arial" w:cs="Arial"/>
          <w:sz w:val="24"/>
          <w:szCs w:val="24"/>
        </w:rPr>
        <w:t>estrategias didácticas encaminadas al</w:t>
      </w:r>
      <w:r w:rsidR="5367BF96">
        <w:rPr>
          <w:rFonts w:ascii="Arial" w:eastAsia="Arial" w:hAnsi="Arial" w:cs="Arial"/>
          <w:sz w:val="24"/>
          <w:szCs w:val="24"/>
        </w:rPr>
        <w:t xml:space="preserve"> </w:t>
      </w:r>
      <w:r w:rsidR="77A371BE">
        <w:rPr>
          <w:rFonts w:ascii="Arial" w:eastAsia="Arial" w:hAnsi="Arial" w:cs="Arial"/>
          <w:sz w:val="24"/>
          <w:szCs w:val="24"/>
        </w:rPr>
        <w:t xml:space="preserve">empoderamiento del </w:t>
      </w:r>
      <w:r w:rsidR="5367BF96">
        <w:rPr>
          <w:rFonts w:ascii="Arial" w:eastAsia="Arial" w:hAnsi="Arial" w:cs="Arial"/>
          <w:sz w:val="24"/>
          <w:szCs w:val="24"/>
        </w:rPr>
        <w:t>estudiant</w:t>
      </w:r>
      <w:r w:rsidR="0FD008C8" w:rsidRPr="3D431332" w:rsidDel="00390AAF">
        <w:rPr>
          <w:rFonts w:ascii="Arial" w:eastAsia="Arial" w:hAnsi="Arial" w:cs="Arial"/>
          <w:sz w:val="24"/>
          <w:szCs w:val="24"/>
        </w:rPr>
        <w:t>e</w:t>
      </w:r>
      <w:r w:rsidR="5367BF96">
        <w:rPr>
          <w:rFonts w:ascii="Arial" w:eastAsia="Arial" w:hAnsi="Arial" w:cs="Arial"/>
          <w:sz w:val="24"/>
          <w:szCs w:val="24"/>
        </w:rPr>
        <w:t>.</w:t>
      </w:r>
    </w:p>
    <w:p w14:paraId="3A6C35AD" w14:textId="5AEC6510" w:rsidR="00C60952" w:rsidRDefault="002018D1" w:rsidP="084D5270">
      <w:pPr>
        <w:spacing w:line="360" w:lineRule="auto"/>
        <w:ind w:firstLine="708"/>
        <w:jc w:val="both"/>
        <w:rPr>
          <w:rFonts w:ascii="Arial" w:eastAsia="Arial" w:hAnsi="Arial" w:cs="Arial"/>
          <w:sz w:val="24"/>
          <w:szCs w:val="24"/>
        </w:rPr>
      </w:pPr>
      <w:r>
        <w:rPr>
          <w:rFonts w:ascii="Arial" w:eastAsia="Arial" w:hAnsi="Arial" w:cs="Arial"/>
          <w:sz w:val="24"/>
          <w:szCs w:val="24"/>
        </w:rPr>
        <w:br w:type="column"/>
      </w:r>
    </w:p>
    <w:p w14:paraId="2CBA52C5" w14:textId="41BC0450" w:rsidR="00881799" w:rsidRDefault="00C60952" w:rsidP="43B0161B">
      <w:pPr>
        <w:spacing w:line="360" w:lineRule="auto"/>
        <w:jc w:val="both"/>
        <w:rPr>
          <w:rFonts w:ascii="Arial" w:eastAsia="Arial" w:hAnsi="Arial" w:cs="Arial"/>
          <w:sz w:val="24"/>
          <w:szCs w:val="24"/>
        </w:rPr>
      </w:pPr>
      <w:r w:rsidRPr="43B0161B">
        <w:rPr>
          <w:rFonts w:ascii="Arial" w:eastAsia="Arial" w:hAnsi="Arial" w:cs="Arial"/>
          <w:b/>
          <w:bCs/>
          <w:sz w:val="24"/>
          <w:szCs w:val="24"/>
        </w:rPr>
        <w:t>Carlos Israel Álvarez Cortés</w:t>
      </w:r>
      <w:r w:rsidRPr="00C60952">
        <w:rPr>
          <w:rFonts w:ascii="Arial" w:eastAsia="Arial" w:hAnsi="Arial" w:cs="Arial"/>
          <w:sz w:val="24"/>
          <w:szCs w:val="24"/>
        </w:rPr>
        <w:t xml:space="preserve"> es ingeniero en Computación, con maestría en Docencia y Gestión de Instituciones Educativas. Cuenta con más de 25 años de experiencia en educación media superior, donde ha impartido clases en el </w:t>
      </w:r>
      <w:proofErr w:type="spellStart"/>
      <w:r w:rsidRPr="00C60952">
        <w:rPr>
          <w:rFonts w:ascii="Arial" w:eastAsia="Arial" w:hAnsi="Arial" w:cs="Arial"/>
          <w:sz w:val="24"/>
          <w:szCs w:val="24"/>
        </w:rPr>
        <w:t>CECyTEM</w:t>
      </w:r>
      <w:proofErr w:type="spellEnd"/>
      <w:r w:rsidRPr="00C60952">
        <w:rPr>
          <w:rFonts w:ascii="Arial" w:eastAsia="Arial" w:hAnsi="Arial" w:cs="Arial"/>
          <w:sz w:val="24"/>
          <w:szCs w:val="24"/>
        </w:rPr>
        <w:t>. Ha participado en la implementación de la estrategia Herramientas para el Aprendizaje, alineada con el Modelo de la Nueva Escuela Mexicana. Recibió el Reconocimiento a la Práctica Educativa en 2023 y obtuvo nivel de Excelencia en la Evaluación del Desempeño en 2017. Es Tutor Docente desde 2016.</w:t>
      </w:r>
    </w:p>
    <w:sectPr w:rsidR="00881799" w:rsidSect="00C1704A">
      <w:footerReference w:type="default" r:id="rId12"/>
      <w:pgSz w:w="12240" w:h="15840" w:code="122"/>
      <w:pgMar w:top="1417" w:right="1701" w:bottom="1417" w:left="1701" w:header="0" w:footer="1008"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ia Ramírez Cisneros" w:date="1900-01-01T00:00:00Z" w:initials="CC">
    <w:p w14:paraId="3A4AE5D1" w14:textId="11663169" w:rsidR="00896144" w:rsidRDefault="00B26ACD">
      <w:r>
        <w:annotationRef/>
      </w:r>
      <w:r w:rsidRPr="3D716255">
        <w:t xml:space="preserve">¿El maestro escribe su nombre sin tilde? </w:t>
      </w:r>
    </w:p>
  </w:comment>
  <w:comment w:id="3" w:author="Claudia Ramírez Cisneros" w:date="2026-01-11T19:55:00Z" w:initials="CC">
    <w:p w14:paraId="12ADBE6B" w14:textId="5E7D2B43" w:rsidR="00896144" w:rsidRDefault="00B26ACD">
      <w:r>
        <w:annotationRef/>
      </w:r>
      <w:r w:rsidRPr="12EE50D0">
        <w:t>Se sugiere entrecomillar esta frase.</w:t>
      </w:r>
    </w:p>
  </w:comment>
  <w:comment w:id="4" w:author="Claudia Ramírez Cisneros" w:date="2026-01-11T20:10:00Z" w:initials="CC">
    <w:p w14:paraId="388AB519" w14:textId="7C26F9E2" w:rsidR="00896144" w:rsidRDefault="00B26ACD">
      <w:r>
        <w:annotationRef/>
      </w:r>
      <w:r w:rsidRPr="27482D2D">
        <w:t>Falta citar los estudios, pues me parece que respecto de la lectura rápida no necesariamente coincide con la NEM.</w:t>
      </w:r>
    </w:p>
  </w:comment>
  <w:comment w:id="5" w:author="Claudia Ramírez Cisneros" w:date="2026-01-11T20:13:00Z" w:initials="CC">
    <w:p w14:paraId="7EF5A68E" w14:textId="71E6FF0E" w:rsidR="00896144" w:rsidRDefault="00B26ACD">
      <w:r>
        <w:annotationRef/>
      </w:r>
      <w:r w:rsidRPr="2AF74D2B">
        <w:t>¿no debe decir "alineen" en vez de alinea?</w:t>
      </w:r>
    </w:p>
  </w:comment>
  <w:comment w:id="6" w:author="Claudia Ramírez Cisneros" w:date="2026-01-11T20:17:00Z" w:initials="CC">
    <w:p w14:paraId="147E331F" w14:textId="6C235930" w:rsidR="00896144" w:rsidRDefault="00B26ACD">
      <w:r>
        <w:annotationRef/>
      </w:r>
      <w:r w:rsidRPr="21F925E8">
        <w:t>Me parece delicado incluir una cita en que el lenguje inclusivo no abona a la observancia del lenguaje inclusivo.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4AE5D1" w15:done="1"/>
  <w15:commentEx w15:paraId="12ADBE6B" w15:done="1"/>
  <w15:commentEx w15:paraId="388AB519" w15:done="1"/>
  <w15:commentEx w15:paraId="7EF5A68E" w15:done="1"/>
  <w15:commentEx w15:paraId="147E331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55C15F" w16cex:dateUtc="2026-01-10T03:44:00Z"/>
  <w16cex:commentExtensible w16cex:durableId="67DC3EDE" w16cex:dateUtc="2026-01-12T01:55:00Z">
    <w16cex:extLst>
      <w16:ext w16:uri="{CE6994B0-6A32-4C9F-8C6B-6E91EDA988CE}">
        <cr:reactions xmlns:cr="http://schemas.microsoft.com/office/comments/2020/reactions">
          <cr:reaction reactionType="1">
            <cr:reactionInfo dateUtc="2026-01-22T01:52:49Z">
              <cr:user userId="S::pavel.granados@sems.gob.mx::7b06dba7-dbaa-4250-9e28-86c31ddfc6e5" userProvider="AD" userName="Pavel Carlos Glauber Granados Chaparro"/>
            </cr:reactionInfo>
          </cr:reaction>
        </cr:reactions>
      </w16:ext>
    </w16cex:extLst>
  </w16cex:commentExtensible>
  <w16cex:commentExtensible w16cex:durableId="09EF167C" w16cex:dateUtc="2026-01-12T02:10:00Z">
    <w16cex:extLst>
      <w16:ext w16:uri="{CE6994B0-6A32-4C9F-8C6B-6E91EDA988CE}">
        <cr:reactions xmlns:cr="http://schemas.microsoft.com/office/comments/2020/reactions">
          <cr:reaction reactionType="1">
            <cr:reactionInfo dateUtc="2026-01-22T02:12:10Z">
              <cr:user userId="S::pavel.granados@sems.gob.mx::7b06dba7-dbaa-4250-9e28-86c31ddfc6e5" userProvider="AD" userName="Pavel Carlos Glauber Granados Chaparro"/>
            </cr:reactionInfo>
          </cr:reaction>
        </cr:reactions>
      </w16:ext>
    </w16cex:extLst>
  </w16cex:commentExtensible>
  <w16cex:commentExtensible w16cex:durableId="413C0F9F" w16cex:dateUtc="2026-01-12T02:13:00Z"/>
  <w16cex:commentExtensible w16cex:durableId="46558EC8" w16cex:dateUtc="2026-01-12T0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4AE5D1" w16cid:durableId="1C55C15F"/>
  <w16cid:commentId w16cid:paraId="12ADBE6B" w16cid:durableId="67DC3EDE"/>
  <w16cid:commentId w16cid:paraId="388AB519" w16cid:durableId="09EF167C"/>
  <w16cid:commentId w16cid:paraId="7EF5A68E" w16cid:durableId="413C0F9F"/>
  <w16cid:commentId w16cid:paraId="147E331F" w16cid:durableId="46558E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F6185" w14:textId="77777777" w:rsidR="0010350D" w:rsidRDefault="0010350D">
      <w:r>
        <w:separator/>
      </w:r>
    </w:p>
  </w:endnote>
  <w:endnote w:type="continuationSeparator" w:id="0">
    <w:p w14:paraId="6943D93D" w14:textId="77777777" w:rsidR="0010350D" w:rsidRDefault="00103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7A01" w14:textId="77777777" w:rsidR="006B7981" w:rsidRDefault="006B7981">
    <w:pPr>
      <w:spacing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3F87" w14:textId="77777777" w:rsidR="0010350D" w:rsidRDefault="0010350D">
      <w:r>
        <w:separator/>
      </w:r>
    </w:p>
  </w:footnote>
  <w:footnote w:type="continuationSeparator" w:id="0">
    <w:p w14:paraId="5379044A" w14:textId="77777777" w:rsidR="0010350D" w:rsidRDefault="00103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F07"/>
    <w:multiLevelType w:val="multilevel"/>
    <w:tmpl w:val="12627C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0C7877CE"/>
    <w:multiLevelType w:val="hybridMultilevel"/>
    <w:tmpl w:val="55D65E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2EA2F42"/>
    <w:multiLevelType w:val="hybridMultilevel"/>
    <w:tmpl w:val="D4648D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2F244E9"/>
    <w:multiLevelType w:val="hybridMultilevel"/>
    <w:tmpl w:val="62DA9E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3F16AFE"/>
    <w:multiLevelType w:val="hybridMultilevel"/>
    <w:tmpl w:val="BA54BC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EFD7F12"/>
    <w:multiLevelType w:val="hybridMultilevel"/>
    <w:tmpl w:val="5FB627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2280CB5"/>
    <w:multiLevelType w:val="hybridMultilevel"/>
    <w:tmpl w:val="379A7D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95435EF"/>
    <w:multiLevelType w:val="hybridMultilevel"/>
    <w:tmpl w:val="08C0215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B5D28FF"/>
    <w:multiLevelType w:val="hybridMultilevel"/>
    <w:tmpl w:val="187CC4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CB93B44"/>
    <w:multiLevelType w:val="hybridMultilevel"/>
    <w:tmpl w:val="439AD8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F6A7423"/>
    <w:multiLevelType w:val="hybridMultilevel"/>
    <w:tmpl w:val="590209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7681C77"/>
    <w:multiLevelType w:val="hybridMultilevel"/>
    <w:tmpl w:val="8702B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93565938">
    <w:abstractNumId w:val="0"/>
  </w:num>
  <w:num w:numId="2" w16cid:durableId="1977252046">
    <w:abstractNumId w:val="5"/>
  </w:num>
  <w:num w:numId="3" w16cid:durableId="1945307855">
    <w:abstractNumId w:val="9"/>
  </w:num>
  <w:num w:numId="4" w16cid:durableId="2145460695">
    <w:abstractNumId w:val="1"/>
  </w:num>
  <w:num w:numId="5" w16cid:durableId="1716664269">
    <w:abstractNumId w:val="3"/>
  </w:num>
  <w:num w:numId="6" w16cid:durableId="1701667551">
    <w:abstractNumId w:val="11"/>
  </w:num>
  <w:num w:numId="7" w16cid:durableId="1753046571">
    <w:abstractNumId w:val="7"/>
  </w:num>
  <w:num w:numId="8" w16cid:durableId="375013983">
    <w:abstractNumId w:val="4"/>
  </w:num>
  <w:num w:numId="9" w16cid:durableId="1291940990">
    <w:abstractNumId w:val="2"/>
  </w:num>
  <w:num w:numId="10" w16cid:durableId="1890217825">
    <w:abstractNumId w:val="8"/>
  </w:num>
  <w:num w:numId="11" w16cid:durableId="2086299178">
    <w:abstractNumId w:val="6"/>
  </w:num>
  <w:num w:numId="12" w16cid:durableId="212974209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Ramírez Cisneros">
    <w15:presenceInfo w15:providerId="AD" w15:userId="S::claudia.ramirez@sems.gob.mx::a57c0057-9271-47e7-bea3-c5cbfdfe7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60B"/>
    <w:rsid w:val="00001C5C"/>
    <w:rsid w:val="00001D1E"/>
    <w:rsid w:val="00001E9F"/>
    <w:rsid w:val="0000606A"/>
    <w:rsid w:val="0000667C"/>
    <w:rsid w:val="0000759C"/>
    <w:rsid w:val="000137A9"/>
    <w:rsid w:val="00014AB1"/>
    <w:rsid w:val="00016A71"/>
    <w:rsid w:val="00020F93"/>
    <w:rsid w:val="000211D3"/>
    <w:rsid w:val="0002295E"/>
    <w:rsid w:val="00030DBD"/>
    <w:rsid w:val="00031BA3"/>
    <w:rsid w:val="000339F2"/>
    <w:rsid w:val="00034EE0"/>
    <w:rsid w:val="00035343"/>
    <w:rsid w:val="000358DC"/>
    <w:rsid w:val="00040F96"/>
    <w:rsid w:val="000435E0"/>
    <w:rsid w:val="00044A90"/>
    <w:rsid w:val="00045A77"/>
    <w:rsid w:val="00050C46"/>
    <w:rsid w:val="00052613"/>
    <w:rsid w:val="00052800"/>
    <w:rsid w:val="00052A62"/>
    <w:rsid w:val="00052FFE"/>
    <w:rsid w:val="00053F00"/>
    <w:rsid w:val="00054878"/>
    <w:rsid w:val="00062326"/>
    <w:rsid w:val="00063EC0"/>
    <w:rsid w:val="00067214"/>
    <w:rsid w:val="00067AE0"/>
    <w:rsid w:val="0007420C"/>
    <w:rsid w:val="00075319"/>
    <w:rsid w:val="00077A45"/>
    <w:rsid w:val="0008049A"/>
    <w:rsid w:val="000809AE"/>
    <w:rsid w:val="000833ED"/>
    <w:rsid w:val="00090F06"/>
    <w:rsid w:val="00093CA2"/>
    <w:rsid w:val="000968A5"/>
    <w:rsid w:val="000A0D36"/>
    <w:rsid w:val="000A42A7"/>
    <w:rsid w:val="000A5C10"/>
    <w:rsid w:val="000B21BC"/>
    <w:rsid w:val="000B7593"/>
    <w:rsid w:val="000C07D7"/>
    <w:rsid w:val="000C1AD6"/>
    <w:rsid w:val="000C3BBA"/>
    <w:rsid w:val="000C5C5D"/>
    <w:rsid w:val="000D2805"/>
    <w:rsid w:val="000D37BB"/>
    <w:rsid w:val="000D6436"/>
    <w:rsid w:val="000D6BD5"/>
    <w:rsid w:val="000D6EB4"/>
    <w:rsid w:val="000F0EA1"/>
    <w:rsid w:val="000F376B"/>
    <w:rsid w:val="000F4DE2"/>
    <w:rsid w:val="000F6DB5"/>
    <w:rsid w:val="0010350D"/>
    <w:rsid w:val="0010369C"/>
    <w:rsid w:val="00103AB5"/>
    <w:rsid w:val="001073E2"/>
    <w:rsid w:val="00107C88"/>
    <w:rsid w:val="00110A7F"/>
    <w:rsid w:val="0011114F"/>
    <w:rsid w:val="0011521B"/>
    <w:rsid w:val="00115D0D"/>
    <w:rsid w:val="00125B8B"/>
    <w:rsid w:val="001265A4"/>
    <w:rsid w:val="001268EA"/>
    <w:rsid w:val="00126E54"/>
    <w:rsid w:val="00127491"/>
    <w:rsid w:val="001275BC"/>
    <w:rsid w:val="001298A0"/>
    <w:rsid w:val="00130F35"/>
    <w:rsid w:val="00131835"/>
    <w:rsid w:val="0013573F"/>
    <w:rsid w:val="001455EB"/>
    <w:rsid w:val="00150106"/>
    <w:rsid w:val="00154976"/>
    <w:rsid w:val="0015765A"/>
    <w:rsid w:val="00162A0B"/>
    <w:rsid w:val="00165BDB"/>
    <w:rsid w:val="001660F6"/>
    <w:rsid w:val="001666C2"/>
    <w:rsid w:val="00170A41"/>
    <w:rsid w:val="001718E9"/>
    <w:rsid w:val="001769F4"/>
    <w:rsid w:val="00181554"/>
    <w:rsid w:val="0018234B"/>
    <w:rsid w:val="00182AD4"/>
    <w:rsid w:val="00185066"/>
    <w:rsid w:val="0019147B"/>
    <w:rsid w:val="0019151E"/>
    <w:rsid w:val="001928F8"/>
    <w:rsid w:val="0019F261"/>
    <w:rsid w:val="001A0728"/>
    <w:rsid w:val="001A1157"/>
    <w:rsid w:val="001A22F3"/>
    <w:rsid w:val="001A38DA"/>
    <w:rsid w:val="001B0357"/>
    <w:rsid w:val="001B1875"/>
    <w:rsid w:val="001B1EAD"/>
    <w:rsid w:val="001B270D"/>
    <w:rsid w:val="001B3330"/>
    <w:rsid w:val="001B3D99"/>
    <w:rsid w:val="001B626A"/>
    <w:rsid w:val="001C1AA0"/>
    <w:rsid w:val="001C4740"/>
    <w:rsid w:val="001C548F"/>
    <w:rsid w:val="001C5C67"/>
    <w:rsid w:val="001C7AB4"/>
    <w:rsid w:val="001D1C9C"/>
    <w:rsid w:val="001D1FBD"/>
    <w:rsid w:val="001D3ACF"/>
    <w:rsid w:val="001D5EDC"/>
    <w:rsid w:val="001E1695"/>
    <w:rsid w:val="001E289F"/>
    <w:rsid w:val="001F17BF"/>
    <w:rsid w:val="001F3BFE"/>
    <w:rsid w:val="001F4FD3"/>
    <w:rsid w:val="00200E97"/>
    <w:rsid w:val="002018D1"/>
    <w:rsid w:val="00203CC9"/>
    <w:rsid w:val="00205C62"/>
    <w:rsid w:val="002067DF"/>
    <w:rsid w:val="00210158"/>
    <w:rsid w:val="002103C1"/>
    <w:rsid w:val="00211167"/>
    <w:rsid w:val="00214B13"/>
    <w:rsid w:val="00220EB2"/>
    <w:rsid w:val="00222EFD"/>
    <w:rsid w:val="002231DE"/>
    <w:rsid w:val="0022381B"/>
    <w:rsid w:val="00225820"/>
    <w:rsid w:val="002264CD"/>
    <w:rsid w:val="00226A69"/>
    <w:rsid w:val="00232F5B"/>
    <w:rsid w:val="002336F1"/>
    <w:rsid w:val="00233B47"/>
    <w:rsid w:val="00241917"/>
    <w:rsid w:val="00241C6B"/>
    <w:rsid w:val="00247213"/>
    <w:rsid w:val="002477C0"/>
    <w:rsid w:val="002578F5"/>
    <w:rsid w:val="00262EBA"/>
    <w:rsid w:val="00263B8B"/>
    <w:rsid w:val="002672C1"/>
    <w:rsid w:val="002714BB"/>
    <w:rsid w:val="00272467"/>
    <w:rsid w:val="002746FE"/>
    <w:rsid w:val="002774E5"/>
    <w:rsid w:val="00277F48"/>
    <w:rsid w:val="00281174"/>
    <w:rsid w:val="0028243B"/>
    <w:rsid w:val="002872D9"/>
    <w:rsid w:val="00295872"/>
    <w:rsid w:val="002A17B7"/>
    <w:rsid w:val="002A5684"/>
    <w:rsid w:val="002A66DA"/>
    <w:rsid w:val="002B2108"/>
    <w:rsid w:val="002B2201"/>
    <w:rsid w:val="002B3216"/>
    <w:rsid w:val="002B32B0"/>
    <w:rsid w:val="002B5AE4"/>
    <w:rsid w:val="002B7051"/>
    <w:rsid w:val="002B710B"/>
    <w:rsid w:val="002B7F65"/>
    <w:rsid w:val="002C45C7"/>
    <w:rsid w:val="002C4AEE"/>
    <w:rsid w:val="002D114B"/>
    <w:rsid w:val="002D494A"/>
    <w:rsid w:val="002E027F"/>
    <w:rsid w:val="002E1F78"/>
    <w:rsid w:val="002E3838"/>
    <w:rsid w:val="002E5933"/>
    <w:rsid w:val="002E6093"/>
    <w:rsid w:val="002F0DA4"/>
    <w:rsid w:val="002F4C85"/>
    <w:rsid w:val="002F515A"/>
    <w:rsid w:val="00302B98"/>
    <w:rsid w:val="0030591E"/>
    <w:rsid w:val="00307CBD"/>
    <w:rsid w:val="003104A9"/>
    <w:rsid w:val="00316E94"/>
    <w:rsid w:val="00317880"/>
    <w:rsid w:val="00322444"/>
    <w:rsid w:val="00322A3D"/>
    <w:rsid w:val="00324403"/>
    <w:rsid w:val="00325F79"/>
    <w:rsid w:val="00330C44"/>
    <w:rsid w:val="0034209A"/>
    <w:rsid w:val="00342498"/>
    <w:rsid w:val="0034344C"/>
    <w:rsid w:val="003434F3"/>
    <w:rsid w:val="0034796D"/>
    <w:rsid w:val="00355058"/>
    <w:rsid w:val="003772C1"/>
    <w:rsid w:val="00377CE9"/>
    <w:rsid w:val="00381084"/>
    <w:rsid w:val="00381C10"/>
    <w:rsid w:val="00382FA3"/>
    <w:rsid w:val="00383649"/>
    <w:rsid w:val="003853BD"/>
    <w:rsid w:val="00387508"/>
    <w:rsid w:val="00390AAF"/>
    <w:rsid w:val="00394912"/>
    <w:rsid w:val="00396E58"/>
    <w:rsid w:val="003A14B5"/>
    <w:rsid w:val="003A3A42"/>
    <w:rsid w:val="003A5F1D"/>
    <w:rsid w:val="003A7323"/>
    <w:rsid w:val="003A77D6"/>
    <w:rsid w:val="003A7DEF"/>
    <w:rsid w:val="003B14B5"/>
    <w:rsid w:val="003B6323"/>
    <w:rsid w:val="003C393D"/>
    <w:rsid w:val="003C6FB9"/>
    <w:rsid w:val="003C722B"/>
    <w:rsid w:val="003C7EE3"/>
    <w:rsid w:val="003D4769"/>
    <w:rsid w:val="003D63AA"/>
    <w:rsid w:val="003E01EA"/>
    <w:rsid w:val="003E0EAA"/>
    <w:rsid w:val="003F0847"/>
    <w:rsid w:val="003F3EB5"/>
    <w:rsid w:val="00400A9A"/>
    <w:rsid w:val="00402771"/>
    <w:rsid w:val="00403E37"/>
    <w:rsid w:val="00404FC1"/>
    <w:rsid w:val="004052A0"/>
    <w:rsid w:val="0041186E"/>
    <w:rsid w:val="004119EC"/>
    <w:rsid w:val="00413B27"/>
    <w:rsid w:val="00425945"/>
    <w:rsid w:val="00427D95"/>
    <w:rsid w:val="004323FD"/>
    <w:rsid w:val="0043266C"/>
    <w:rsid w:val="00435D99"/>
    <w:rsid w:val="004411B7"/>
    <w:rsid w:val="004412DC"/>
    <w:rsid w:val="00442C69"/>
    <w:rsid w:val="00444BFB"/>
    <w:rsid w:val="0045184C"/>
    <w:rsid w:val="00452043"/>
    <w:rsid w:val="0045621E"/>
    <w:rsid w:val="00456455"/>
    <w:rsid w:val="004566B5"/>
    <w:rsid w:val="00460352"/>
    <w:rsid w:val="00460F81"/>
    <w:rsid w:val="004627CD"/>
    <w:rsid w:val="0046346E"/>
    <w:rsid w:val="00464BE9"/>
    <w:rsid w:val="0046790F"/>
    <w:rsid w:val="00467EFF"/>
    <w:rsid w:val="00471605"/>
    <w:rsid w:val="00472481"/>
    <w:rsid w:val="00473301"/>
    <w:rsid w:val="00474280"/>
    <w:rsid w:val="00475E3C"/>
    <w:rsid w:val="004773F4"/>
    <w:rsid w:val="00480655"/>
    <w:rsid w:val="004816A0"/>
    <w:rsid w:val="00482119"/>
    <w:rsid w:val="00485093"/>
    <w:rsid w:val="004865EA"/>
    <w:rsid w:val="004871CD"/>
    <w:rsid w:val="00487611"/>
    <w:rsid w:val="00491923"/>
    <w:rsid w:val="00491DC1"/>
    <w:rsid w:val="00492B07"/>
    <w:rsid w:val="00492B26"/>
    <w:rsid w:val="00492D62"/>
    <w:rsid w:val="0049596A"/>
    <w:rsid w:val="00495E07"/>
    <w:rsid w:val="00496418"/>
    <w:rsid w:val="00496A6A"/>
    <w:rsid w:val="004A1FEA"/>
    <w:rsid w:val="004B0179"/>
    <w:rsid w:val="004B05A4"/>
    <w:rsid w:val="004B6001"/>
    <w:rsid w:val="004B7ED6"/>
    <w:rsid w:val="004D257E"/>
    <w:rsid w:val="004D34D9"/>
    <w:rsid w:val="004D5E0E"/>
    <w:rsid w:val="004D6B90"/>
    <w:rsid w:val="004D70B9"/>
    <w:rsid w:val="004D7944"/>
    <w:rsid w:val="004E0333"/>
    <w:rsid w:val="004E1799"/>
    <w:rsid w:val="004E7B82"/>
    <w:rsid w:val="004F2702"/>
    <w:rsid w:val="004F3EA5"/>
    <w:rsid w:val="004F4E92"/>
    <w:rsid w:val="004F7484"/>
    <w:rsid w:val="00500118"/>
    <w:rsid w:val="0050012A"/>
    <w:rsid w:val="00502F7E"/>
    <w:rsid w:val="005033B1"/>
    <w:rsid w:val="00505CB3"/>
    <w:rsid w:val="00506CF7"/>
    <w:rsid w:val="00510636"/>
    <w:rsid w:val="00513AF1"/>
    <w:rsid w:val="00516583"/>
    <w:rsid w:val="0052178E"/>
    <w:rsid w:val="00522077"/>
    <w:rsid w:val="0052354F"/>
    <w:rsid w:val="005237DC"/>
    <w:rsid w:val="0052382A"/>
    <w:rsid w:val="00523C27"/>
    <w:rsid w:val="00524186"/>
    <w:rsid w:val="0052579B"/>
    <w:rsid w:val="005262B8"/>
    <w:rsid w:val="00526EED"/>
    <w:rsid w:val="00527484"/>
    <w:rsid w:val="00527E06"/>
    <w:rsid w:val="00530031"/>
    <w:rsid w:val="005316F5"/>
    <w:rsid w:val="00532631"/>
    <w:rsid w:val="0053660B"/>
    <w:rsid w:val="00540912"/>
    <w:rsid w:val="005442BF"/>
    <w:rsid w:val="0054482C"/>
    <w:rsid w:val="0055053E"/>
    <w:rsid w:val="00552956"/>
    <w:rsid w:val="00554E5F"/>
    <w:rsid w:val="0055598D"/>
    <w:rsid w:val="00555EDF"/>
    <w:rsid w:val="00557F49"/>
    <w:rsid w:val="00560E18"/>
    <w:rsid w:val="00562090"/>
    <w:rsid w:val="00565BA1"/>
    <w:rsid w:val="00570D16"/>
    <w:rsid w:val="005723FC"/>
    <w:rsid w:val="00572903"/>
    <w:rsid w:val="00576B1D"/>
    <w:rsid w:val="00582EC6"/>
    <w:rsid w:val="0058313E"/>
    <w:rsid w:val="005848BE"/>
    <w:rsid w:val="00585169"/>
    <w:rsid w:val="00585672"/>
    <w:rsid w:val="00593803"/>
    <w:rsid w:val="00594473"/>
    <w:rsid w:val="00594A20"/>
    <w:rsid w:val="005972A2"/>
    <w:rsid w:val="005A0D0C"/>
    <w:rsid w:val="005A4189"/>
    <w:rsid w:val="005A45F4"/>
    <w:rsid w:val="005A5009"/>
    <w:rsid w:val="005A52CF"/>
    <w:rsid w:val="005B0582"/>
    <w:rsid w:val="005B1AA8"/>
    <w:rsid w:val="005B3D89"/>
    <w:rsid w:val="005B78EF"/>
    <w:rsid w:val="005C595E"/>
    <w:rsid w:val="005C76A7"/>
    <w:rsid w:val="005D44B7"/>
    <w:rsid w:val="005D4E9D"/>
    <w:rsid w:val="005D5D7E"/>
    <w:rsid w:val="005D65E9"/>
    <w:rsid w:val="005D75EE"/>
    <w:rsid w:val="005D771D"/>
    <w:rsid w:val="005E1323"/>
    <w:rsid w:val="005E1884"/>
    <w:rsid w:val="005E20C4"/>
    <w:rsid w:val="005E3B35"/>
    <w:rsid w:val="005E4D43"/>
    <w:rsid w:val="005E62F7"/>
    <w:rsid w:val="005F03BB"/>
    <w:rsid w:val="005F1365"/>
    <w:rsid w:val="005F1EBA"/>
    <w:rsid w:val="005F2D94"/>
    <w:rsid w:val="005F6C53"/>
    <w:rsid w:val="005F7A95"/>
    <w:rsid w:val="005F7F90"/>
    <w:rsid w:val="006034B7"/>
    <w:rsid w:val="00607141"/>
    <w:rsid w:val="00610F10"/>
    <w:rsid w:val="00612B2F"/>
    <w:rsid w:val="006151DE"/>
    <w:rsid w:val="006162B3"/>
    <w:rsid w:val="0061637A"/>
    <w:rsid w:val="006200AA"/>
    <w:rsid w:val="00620D0B"/>
    <w:rsid w:val="006213DE"/>
    <w:rsid w:val="00621661"/>
    <w:rsid w:val="006273D3"/>
    <w:rsid w:val="00632FFB"/>
    <w:rsid w:val="00635EEE"/>
    <w:rsid w:val="00636905"/>
    <w:rsid w:val="00636982"/>
    <w:rsid w:val="006406C1"/>
    <w:rsid w:val="00640A8C"/>
    <w:rsid w:val="00641610"/>
    <w:rsid w:val="006541F0"/>
    <w:rsid w:val="006564A3"/>
    <w:rsid w:val="006578B7"/>
    <w:rsid w:val="00663CD0"/>
    <w:rsid w:val="00664822"/>
    <w:rsid w:val="0066533B"/>
    <w:rsid w:val="0067055F"/>
    <w:rsid w:val="00677B1F"/>
    <w:rsid w:val="00680522"/>
    <w:rsid w:val="006828F2"/>
    <w:rsid w:val="00683290"/>
    <w:rsid w:val="00692291"/>
    <w:rsid w:val="00697383"/>
    <w:rsid w:val="006974AD"/>
    <w:rsid w:val="00697CB5"/>
    <w:rsid w:val="006A281C"/>
    <w:rsid w:val="006A44F4"/>
    <w:rsid w:val="006A4CE0"/>
    <w:rsid w:val="006A6DEF"/>
    <w:rsid w:val="006A75A6"/>
    <w:rsid w:val="006B1951"/>
    <w:rsid w:val="006B208F"/>
    <w:rsid w:val="006B3C4F"/>
    <w:rsid w:val="006B7981"/>
    <w:rsid w:val="006B7A55"/>
    <w:rsid w:val="006C22A6"/>
    <w:rsid w:val="006C40BD"/>
    <w:rsid w:val="006C459A"/>
    <w:rsid w:val="006C4881"/>
    <w:rsid w:val="006C5EE1"/>
    <w:rsid w:val="006D0552"/>
    <w:rsid w:val="006D2FF6"/>
    <w:rsid w:val="006D3BFD"/>
    <w:rsid w:val="006D459C"/>
    <w:rsid w:val="006D5AE7"/>
    <w:rsid w:val="006D7D0F"/>
    <w:rsid w:val="006E0E32"/>
    <w:rsid w:val="006E7887"/>
    <w:rsid w:val="006F5741"/>
    <w:rsid w:val="006F5A20"/>
    <w:rsid w:val="006F6A0C"/>
    <w:rsid w:val="00706DA7"/>
    <w:rsid w:val="0070CD1A"/>
    <w:rsid w:val="00711AD9"/>
    <w:rsid w:val="00712331"/>
    <w:rsid w:val="0071331D"/>
    <w:rsid w:val="00714DC1"/>
    <w:rsid w:val="0071591A"/>
    <w:rsid w:val="00715C55"/>
    <w:rsid w:val="00723138"/>
    <w:rsid w:val="00723398"/>
    <w:rsid w:val="00723929"/>
    <w:rsid w:val="00724FFA"/>
    <w:rsid w:val="007252D5"/>
    <w:rsid w:val="0072557A"/>
    <w:rsid w:val="00730B88"/>
    <w:rsid w:val="00732B56"/>
    <w:rsid w:val="00732D02"/>
    <w:rsid w:val="007364D3"/>
    <w:rsid w:val="007370EE"/>
    <w:rsid w:val="007412EE"/>
    <w:rsid w:val="00741E2A"/>
    <w:rsid w:val="00747190"/>
    <w:rsid w:val="007540C9"/>
    <w:rsid w:val="007573EB"/>
    <w:rsid w:val="0076277F"/>
    <w:rsid w:val="007628BA"/>
    <w:rsid w:val="00762D08"/>
    <w:rsid w:val="00766B76"/>
    <w:rsid w:val="007704B6"/>
    <w:rsid w:val="007727B7"/>
    <w:rsid w:val="00772D8C"/>
    <w:rsid w:val="00773CDA"/>
    <w:rsid w:val="00774FAE"/>
    <w:rsid w:val="0078384B"/>
    <w:rsid w:val="00785D7A"/>
    <w:rsid w:val="00786834"/>
    <w:rsid w:val="0078728E"/>
    <w:rsid w:val="00793067"/>
    <w:rsid w:val="00794F01"/>
    <w:rsid w:val="0079740E"/>
    <w:rsid w:val="007A0C1A"/>
    <w:rsid w:val="007A3461"/>
    <w:rsid w:val="007A44A4"/>
    <w:rsid w:val="007A60B0"/>
    <w:rsid w:val="007B2468"/>
    <w:rsid w:val="007B4414"/>
    <w:rsid w:val="007B52B1"/>
    <w:rsid w:val="007B5FF6"/>
    <w:rsid w:val="007C01E0"/>
    <w:rsid w:val="007C107B"/>
    <w:rsid w:val="007C23FD"/>
    <w:rsid w:val="007C6D59"/>
    <w:rsid w:val="007C7F2D"/>
    <w:rsid w:val="007D1E85"/>
    <w:rsid w:val="007D6396"/>
    <w:rsid w:val="007D6621"/>
    <w:rsid w:val="007E05E3"/>
    <w:rsid w:val="007E0D3B"/>
    <w:rsid w:val="007E52C3"/>
    <w:rsid w:val="007E77C9"/>
    <w:rsid w:val="007F08E5"/>
    <w:rsid w:val="007F0EA0"/>
    <w:rsid w:val="007F6C76"/>
    <w:rsid w:val="007F7FB0"/>
    <w:rsid w:val="00804555"/>
    <w:rsid w:val="008050E1"/>
    <w:rsid w:val="00805A91"/>
    <w:rsid w:val="008127C4"/>
    <w:rsid w:val="008131DB"/>
    <w:rsid w:val="00813A43"/>
    <w:rsid w:val="00815F4B"/>
    <w:rsid w:val="00816289"/>
    <w:rsid w:val="008169ED"/>
    <w:rsid w:val="008177C0"/>
    <w:rsid w:val="0082213D"/>
    <w:rsid w:val="00832506"/>
    <w:rsid w:val="00832CDF"/>
    <w:rsid w:val="0083599F"/>
    <w:rsid w:val="008414DC"/>
    <w:rsid w:val="00841E6A"/>
    <w:rsid w:val="00842872"/>
    <w:rsid w:val="008430D7"/>
    <w:rsid w:val="00844A35"/>
    <w:rsid w:val="00847534"/>
    <w:rsid w:val="00853546"/>
    <w:rsid w:val="008544C7"/>
    <w:rsid w:val="00863BB4"/>
    <w:rsid w:val="00864358"/>
    <w:rsid w:val="00870A6E"/>
    <w:rsid w:val="00872404"/>
    <w:rsid w:val="008761BE"/>
    <w:rsid w:val="00876FA4"/>
    <w:rsid w:val="00881799"/>
    <w:rsid w:val="00882524"/>
    <w:rsid w:val="008828C2"/>
    <w:rsid w:val="00883BC0"/>
    <w:rsid w:val="008843AB"/>
    <w:rsid w:val="00886F40"/>
    <w:rsid w:val="00891833"/>
    <w:rsid w:val="00892C33"/>
    <w:rsid w:val="008950E6"/>
    <w:rsid w:val="00896144"/>
    <w:rsid w:val="00897B0C"/>
    <w:rsid w:val="008A0738"/>
    <w:rsid w:val="008A17DB"/>
    <w:rsid w:val="008A2D72"/>
    <w:rsid w:val="008A59A8"/>
    <w:rsid w:val="008A6568"/>
    <w:rsid w:val="008A7E9C"/>
    <w:rsid w:val="008B1AA6"/>
    <w:rsid w:val="008B5DC9"/>
    <w:rsid w:val="008C16D1"/>
    <w:rsid w:val="008C22A3"/>
    <w:rsid w:val="008D1535"/>
    <w:rsid w:val="008D227C"/>
    <w:rsid w:val="008D2BC8"/>
    <w:rsid w:val="008D313C"/>
    <w:rsid w:val="008D3320"/>
    <w:rsid w:val="008D445C"/>
    <w:rsid w:val="008E4573"/>
    <w:rsid w:val="008E4AEF"/>
    <w:rsid w:val="008F23EF"/>
    <w:rsid w:val="008F341C"/>
    <w:rsid w:val="00900866"/>
    <w:rsid w:val="00900BF4"/>
    <w:rsid w:val="00904922"/>
    <w:rsid w:val="00906701"/>
    <w:rsid w:val="00915CD6"/>
    <w:rsid w:val="00916411"/>
    <w:rsid w:val="00920471"/>
    <w:rsid w:val="009209EC"/>
    <w:rsid w:val="0092245B"/>
    <w:rsid w:val="0092339C"/>
    <w:rsid w:val="009248AC"/>
    <w:rsid w:val="00925986"/>
    <w:rsid w:val="0093258F"/>
    <w:rsid w:val="0093773E"/>
    <w:rsid w:val="00951397"/>
    <w:rsid w:val="00951DEC"/>
    <w:rsid w:val="00953B61"/>
    <w:rsid w:val="00954622"/>
    <w:rsid w:val="00956A6E"/>
    <w:rsid w:val="009621C3"/>
    <w:rsid w:val="00967094"/>
    <w:rsid w:val="00967984"/>
    <w:rsid w:val="009707A1"/>
    <w:rsid w:val="00971074"/>
    <w:rsid w:val="00971A30"/>
    <w:rsid w:val="00973453"/>
    <w:rsid w:val="0097469E"/>
    <w:rsid w:val="00980FC7"/>
    <w:rsid w:val="00981DE6"/>
    <w:rsid w:val="00985044"/>
    <w:rsid w:val="009872E6"/>
    <w:rsid w:val="009970D9"/>
    <w:rsid w:val="00997207"/>
    <w:rsid w:val="00997E1F"/>
    <w:rsid w:val="009A1C0C"/>
    <w:rsid w:val="009A4D28"/>
    <w:rsid w:val="009A55AF"/>
    <w:rsid w:val="009A7E7A"/>
    <w:rsid w:val="009B3D69"/>
    <w:rsid w:val="009B3E53"/>
    <w:rsid w:val="009B6A34"/>
    <w:rsid w:val="009B7532"/>
    <w:rsid w:val="009B76B0"/>
    <w:rsid w:val="009C02E5"/>
    <w:rsid w:val="009C5625"/>
    <w:rsid w:val="009D220A"/>
    <w:rsid w:val="009D4DC1"/>
    <w:rsid w:val="009E1060"/>
    <w:rsid w:val="009E3550"/>
    <w:rsid w:val="009E3C23"/>
    <w:rsid w:val="009E5237"/>
    <w:rsid w:val="009E57A4"/>
    <w:rsid w:val="009E6AAE"/>
    <w:rsid w:val="009F00FA"/>
    <w:rsid w:val="009F0B55"/>
    <w:rsid w:val="009F15F2"/>
    <w:rsid w:val="009F1D79"/>
    <w:rsid w:val="009F3D79"/>
    <w:rsid w:val="009F7BCC"/>
    <w:rsid w:val="00A003E7"/>
    <w:rsid w:val="00A018D1"/>
    <w:rsid w:val="00A0360C"/>
    <w:rsid w:val="00A04128"/>
    <w:rsid w:val="00A17C29"/>
    <w:rsid w:val="00A249DF"/>
    <w:rsid w:val="00A24A0D"/>
    <w:rsid w:val="00A260F3"/>
    <w:rsid w:val="00A26CA3"/>
    <w:rsid w:val="00A34C11"/>
    <w:rsid w:val="00A4074E"/>
    <w:rsid w:val="00A4089B"/>
    <w:rsid w:val="00A40FCB"/>
    <w:rsid w:val="00A40FCD"/>
    <w:rsid w:val="00A44814"/>
    <w:rsid w:val="00A5155F"/>
    <w:rsid w:val="00A51640"/>
    <w:rsid w:val="00A53CC8"/>
    <w:rsid w:val="00A5663F"/>
    <w:rsid w:val="00A56A29"/>
    <w:rsid w:val="00A6494A"/>
    <w:rsid w:val="00A64D29"/>
    <w:rsid w:val="00A65B89"/>
    <w:rsid w:val="00A70666"/>
    <w:rsid w:val="00A76514"/>
    <w:rsid w:val="00A80F8D"/>
    <w:rsid w:val="00A81585"/>
    <w:rsid w:val="00A86E8B"/>
    <w:rsid w:val="00A87A28"/>
    <w:rsid w:val="00A90414"/>
    <w:rsid w:val="00A90F64"/>
    <w:rsid w:val="00A91F0E"/>
    <w:rsid w:val="00A950E5"/>
    <w:rsid w:val="00A95261"/>
    <w:rsid w:val="00A965AE"/>
    <w:rsid w:val="00AA239C"/>
    <w:rsid w:val="00AA2C5B"/>
    <w:rsid w:val="00AA5499"/>
    <w:rsid w:val="00AB0A59"/>
    <w:rsid w:val="00AB7657"/>
    <w:rsid w:val="00AC3569"/>
    <w:rsid w:val="00AC5607"/>
    <w:rsid w:val="00AC5F2E"/>
    <w:rsid w:val="00AC79A9"/>
    <w:rsid w:val="00AC7CAD"/>
    <w:rsid w:val="00AD06BE"/>
    <w:rsid w:val="00AD0D02"/>
    <w:rsid w:val="00AD11CE"/>
    <w:rsid w:val="00AD4E92"/>
    <w:rsid w:val="00AD656A"/>
    <w:rsid w:val="00AE31FF"/>
    <w:rsid w:val="00AE3B04"/>
    <w:rsid w:val="00AE4ACE"/>
    <w:rsid w:val="00AE52A1"/>
    <w:rsid w:val="00AF13D5"/>
    <w:rsid w:val="00AF1416"/>
    <w:rsid w:val="00AF1C8B"/>
    <w:rsid w:val="00AF27FB"/>
    <w:rsid w:val="00AF2DA7"/>
    <w:rsid w:val="00B02172"/>
    <w:rsid w:val="00B05345"/>
    <w:rsid w:val="00B07F4B"/>
    <w:rsid w:val="00B10260"/>
    <w:rsid w:val="00B10FBC"/>
    <w:rsid w:val="00B1150B"/>
    <w:rsid w:val="00B1153D"/>
    <w:rsid w:val="00B11EB9"/>
    <w:rsid w:val="00B1498E"/>
    <w:rsid w:val="00B17306"/>
    <w:rsid w:val="00B17CD8"/>
    <w:rsid w:val="00B17EBC"/>
    <w:rsid w:val="00B24839"/>
    <w:rsid w:val="00B25170"/>
    <w:rsid w:val="00B26ACD"/>
    <w:rsid w:val="00B3203F"/>
    <w:rsid w:val="00B32184"/>
    <w:rsid w:val="00B33B59"/>
    <w:rsid w:val="00B34532"/>
    <w:rsid w:val="00B35657"/>
    <w:rsid w:val="00B35BA9"/>
    <w:rsid w:val="00B401D1"/>
    <w:rsid w:val="00B45CEA"/>
    <w:rsid w:val="00B47D35"/>
    <w:rsid w:val="00B5145F"/>
    <w:rsid w:val="00B5586B"/>
    <w:rsid w:val="00B6083E"/>
    <w:rsid w:val="00B715EC"/>
    <w:rsid w:val="00B7497E"/>
    <w:rsid w:val="00B76646"/>
    <w:rsid w:val="00B7745A"/>
    <w:rsid w:val="00B81676"/>
    <w:rsid w:val="00B81DA2"/>
    <w:rsid w:val="00B81F74"/>
    <w:rsid w:val="00B9010C"/>
    <w:rsid w:val="00B91069"/>
    <w:rsid w:val="00B9691E"/>
    <w:rsid w:val="00BA1D18"/>
    <w:rsid w:val="00BA31F2"/>
    <w:rsid w:val="00BA3D01"/>
    <w:rsid w:val="00BA3F19"/>
    <w:rsid w:val="00BB1058"/>
    <w:rsid w:val="00BB2320"/>
    <w:rsid w:val="00BB3442"/>
    <w:rsid w:val="00BB3AE3"/>
    <w:rsid w:val="00BB5A5D"/>
    <w:rsid w:val="00BC14D6"/>
    <w:rsid w:val="00BC68D9"/>
    <w:rsid w:val="00BC7004"/>
    <w:rsid w:val="00BC75D3"/>
    <w:rsid w:val="00BC7E3D"/>
    <w:rsid w:val="00BD2955"/>
    <w:rsid w:val="00BD52C8"/>
    <w:rsid w:val="00BD5E21"/>
    <w:rsid w:val="00BD5F68"/>
    <w:rsid w:val="00BE0CA8"/>
    <w:rsid w:val="00BE2602"/>
    <w:rsid w:val="00BE2AE3"/>
    <w:rsid w:val="00BE3B3A"/>
    <w:rsid w:val="00BE3F2B"/>
    <w:rsid w:val="00BF17C2"/>
    <w:rsid w:val="00BF2D01"/>
    <w:rsid w:val="00BF4B23"/>
    <w:rsid w:val="00BF5BB7"/>
    <w:rsid w:val="00BF6B31"/>
    <w:rsid w:val="00C010EC"/>
    <w:rsid w:val="00C01E7E"/>
    <w:rsid w:val="00C03F36"/>
    <w:rsid w:val="00C03FE8"/>
    <w:rsid w:val="00C05D9B"/>
    <w:rsid w:val="00C11064"/>
    <w:rsid w:val="00C1704A"/>
    <w:rsid w:val="00C21326"/>
    <w:rsid w:val="00C22B73"/>
    <w:rsid w:val="00C24377"/>
    <w:rsid w:val="00C265F7"/>
    <w:rsid w:val="00C26600"/>
    <w:rsid w:val="00C27B96"/>
    <w:rsid w:val="00C30A26"/>
    <w:rsid w:val="00C31E34"/>
    <w:rsid w:val="00C4280C"/>
    <w:rsid w:val="00C43528"/>
    <w:rsid w:val="00C44067"/>
    <w:rsid w:val="00C45646"/>
    <w:rsid w:val="00C47727"/>
    <w:rsid w:val="00C54059"/>
    <w:rsid w:val="00C56811"/>
    <w:rsid w:val="00C57F59"/>
    <w:rsid w:val="00C60952"/>
    <w:rsid w:val="00C6729B"/>
    <w:rsid w:val="00C718FB"/>
    <w:rsid w:val="00C760A6"/>
    <w:rsid w:val="00C87DA2"/>
    <w:rsid w:val="00C906F3"/>
    <w:rsid w:val="00C909F3"/>
    <w:rsid w:val="00C94029"/>
    <w:rsid w:val="00C95F78"/>
    <w:rsid w:val="00C977BC"/>
    <w:rsid w:val="00CA0A99"/>
    <w:rsid w:val="00CA13E1"/>
    <w:rsid w:val="00CA1A0F"/>
    <w:rsid w:val="00CA1FFF"/>
    <w:rsid w:val="00CA20C1"/>
    <w:rsid w:val="00CA35C3"/>
    <w:rsid w:val="00CA64F9"/>
    <w:rsid w:val="00CA7A52"/>
    <w:rsid w:val="00CB0A15"/>
    <w:rsid w:val="00CB195D"/>
    <w:rsid w:val="00CB5B5E"/>
    <w:rsid w:val="00CC160D"/>
    <w:rsid w:val="00CC460B"/>
    <w:rsid w:val="00CC6522"/>
    <w:rsid w:val="00CD1CED"/>
    <w:rsid w:val="00CD1E3E"/>
    <w:rsid w:val="00CD27EA"/>
    <w:rsid w:val="00CD3320"/>
    <w:rsid w:val="00CD48AE"/>
    <w:rsid w:val="00CD7131"/>
    <w:rsid w:val="00CD778A"/>
    <w:rsid w:val="00CE1CC4"/>
    <w:rsid w:val="00CF34F1"/>
    <w:rsid w:val="00CF6614"/>
    <w:rsid w:val="00CF71F5"/>
    <w:rsid w:val="00CF7DFD"/>
    <w:rsid w:val="00D0142D"/>
    <w:rsid w:val="00D01B0F"/>
    <w:rsid w:val="00D020CF"/>
    <w:rsid w:val="00D0517C"/>
    <w:rsid w:val="00D07644"/>
    <w:rsid w:val="00D10D89"/>
    <w:rsid w:val="00D1155F"/>
    <w:rsid w:val="00D1652E"/>
    <w:rsid w:val="00D22A1D"/>
    <w:rsid w:val="00D30E9D"/>
    <w:rsid w:val="00D31447"/>
    <w:rsid w:val="00D31FC3"/>
    <w:rsid w:val="00D35474"/>
    <w:rsid w:val="00D37393"/>
    <w:rsid w:val="00D41C4D"/>
    <w:rsid w:val="00D41DAA"/>
    <w:rsid w:val="00D4249B"/>
    <w:rsid w:val="00D44522"/>
    <w:rsid w:val="00D45ADF"/>
    <w:rsid w:val="00D50B5E"/>
    <w:rsid w:val="00D5339F"/>
    <w:rsid w:val="00D55C2A"/>
    <w:rsid w:val="00D60649"/>
    <w:rsid w:val="00D60CB9"/>
    <w:rsid w:val="00D6193D"/>
    <w:rsid w:val="00D62F8F"/>
    <w:rsid w:val="00D63C97"/>
    <w:rsid w:val="00D7131B"/>
    <w:rsid w:val="00D75723"/>
    <w:rsid w:val="00D76B7B"/>
    <w:rsid w:val="00D77D5D"/>
    <w:rsid w:val="00D82F8C"/>
    <w:rsid w:val="00D84842"/>
    <w:rsid w:val="00D85E34"/>
    <w:rsid w:val="00D924E2"/>
    <w:rsid w:val="00DA02B4"/>
    <w:rsid w:val="00DA0BD1"/>
    <w:rsid w:val="00DA2256"/>
    <w:rsid w:val="00DA417F"/>
    <w:rsid w:val="00DA4334"/>
    <w:rsid w:val="00DA6980"/>
    <w:rsid w:val="00DA6A3D"/>
    <w:rsid w:val="00DA7E3C"/>
    <w:rsid w:val="00DB3D10"/>
    <w:rsid w:val="00DB63F9"/>
    <w:rsid w:val="00DB68E8"/>
    <w:rsid w:val="00DB6C5A"/>
    <w:rsid w:val="00DC292E"/>
    <w:rsid w:val="00DC7827"/>
    <w:rsid w:val="00DD4632"/>
    <w:rsid w:val="00DE2976"/>
    <w:rsid w:val="00DF180F"/>
    <w:rsid w:val="00DF5538"/>
    <w:rsid w:val="00E030D3"/>
    <w:rsid w:val="00E03835"/>
    <w:rsid w:val="00E04430"/>
    <w:rsid w:val="00E05E87"/>
    <w:rsid w:val="00E078D8"/>
    <w:rsid w:val="00E12652"/>
    <w:rsid w:val="00E1553D"/>
    <w:rsid w:val="00E15DDE"/>
    <w:rsid w:val="00E17CED"/>
    <w:rsid w:val="00E17FEA"/>
    <w:rsid w:val="00E22D18"/>
    <w:rsid w:val="00E243D7"/>
    <w:rsid w:val="00E2656F"/>
    <w:rsid w:val="00E26B4C"/>
    <w:rsid w:val="00E30141"/>
    <w:rsid w:val="00E30481"/>
    <w:rsid w:val="00E30827"/>
    <w:rsid w:val="00E31E6D"/>
    <w:rsid w:val="00E32058"/>
    <w:rsid w:val="00E36D12"/>
    <w:rsid w:val="00E404A3"/>
    <w:rsid w:val="00E40CE4"/>
    <w:rsid w:val="00E42070"/>
    <w:rsid w:val="00E4271E"/>
    <w:rsid w:val="00E42E10"/>
    <w:rsid w:val="00E47671"/>
    <w:rsid w:val="00E54C58"/>
    <w:rsid w:val="00E54E5A"/>
    <w:rsid w:val="00E55B48"/>
    <w:rsid w:val="00E60518"/>
    <w:rsid w:val="00E64913"/>
    <w:rsid w:val="00E64C65"/>
    <w:rsid w:val="00E6508F"/>
    <w:rsid w:val="00E743B9"/>
    <w:rsid w:val="00E7462F"/>
    <w:rsid w:val="00E777AA"/>
    <w:rsid w:val="00E834AF"/>
    <w:rsid w:val="00E85007"/>
    <w:rsid w:val="00E867D4"/>
    <w:rsid w:val="00E9598D"/>
    <w:rsid w:val="00E95A72"/>
    <w:rsid w:val="00E96186"/>
    <w:rsid w:val="00EA345B"/>
    <w:rsid w:val="00EA7741"/>
    <w:rsid w:val="00EB2D91"/>
    <w:rsid w:val="00EB4257"/>
    <w:rsid w:val="00EC0C63"/>
    <w:rsid w:val="00EC256B"/>
    <w:rsid w:val="00ED4977"/>
    <w:rsid w:val="00ED4C96"/>
    <w:rsid w:val="00ED561B"/>
    <w:rsid w:val="00ED592B"/>
    <w:rsid w:val="00EE48C5"/>
    <w:rsid w:val="00EE4F90"/>
    <w:rsid w:val="00EE5A8C"/>
    <w:rsid w:val="00EF3D4E"/>
    <w:rsid w:val="00EF6F58"/>
    <w:rsid w:val="00F00910"/>
    <w:rsid w:val="00F01333"/>
    <w:rsid w:val="00F11D88"/>
    <w:rsid w:val="00F12856"/>
    <w:rsid w:val="00F13B10"/>
    <w:rsid w:val="00F16643"/>
    <w:rsid w:val="00F17CC8"/>
    <w:rsid w:val="00F208A5"/>
    <w:rsid w:val="00F22FC1"/>
    <w:rsid w:val="00F25182"/>
    <w:rsid w:val="00F26341"/>
    <w:rsid w:val="00F32821"/>
    <w:rsid w:val="00F376E7"/>
    <w:rsid w:val="00F40D20"/>
    <w:rsid w:val="00F417A4"/>
    <w:rsid w:val="00F432B2"/>
    <w:rsid w:val="00F445BE"/>
    <w:rsid w:val="00F45065"/>
    <w:rsid w:val="00F4795C"/>
    <w:rsid w:val="00F54E15"/>
    <w:rsid w:val="00F55DFB"/>
    <w:rsid w:val="00F572B2"/>
    <w:rsid w:val="00F619A1"/>
    <w:rsid w:val="00F61B2F"/>
    <w:rsid w:val="00F637FF"/>
    <w:rsid w:val="00F65924"/>
    <w:rsid w:val="00F66A69"/>
    <w:rsid w:val="00F6792E"/>
    <w:rsid w:val="00F70B2E"/>
    <w:rsid w:val="00F715CF"/>
    <w:rsid w:val="00F8032D"/>
    <w:rsid w:val="00F80555"/>
    <w:rsid w:val="00F81F31"/>
    <w:rsid w:val="00F822AF"/>
    <w:rsid w:val="00F82DB4"/>
    <w:rsid w:val="00F841C2"/>
    <w:rsid w:val="00F84FF5"/>
    <w:rsid w:val="00F86996"/>
    <w:rsid w:val="00F87362"/>
    <w:rsid w:val="00F87FF3"/>
    <w:rsid w:val="00F907BA"/>
    <w:rsid w:val="00F96730"/>
    <w:rsid w:val="00FA17A8"/>
    <w:rsid w:val="00FA2805"/>
    <w:rsid w:val="00FA427C"/>
    <w:rsid w:val="00FA7A83"/>
    <w:rsid w:val="00FB038E"/>
    <w:rsid w:val="00FB2D70"/>
    <w:rsid w:val="00FB449F"/>
    <w:rsid w:val="00FB5466"/>
    <w:rsid w:val="00FC08F9"/>
    <w:rsid w:val="00FD2DAB"/>
    <w:rsid w:val="00FD32AB"/>
    <w:rsid w:val="00FD447A"/>
    <w:rsid w:val="00FE0FC0"/>
    <w:rsid w:val="00FE2B06"/>
    <w:rsid w:val="00FE31F4"/>
    <w:rsid w:val="00FE4B7E"/>
    <w:rsid w:val="00FE677C"/>
    <w:rsid w:val="01564163"/>
    <w:rsid w:val="01955F5A"/>
    <w:rsid w:val="01AE345E"/>
    <w:rsid w:val="01D21923"/>
    <w:rsid w:val="01E1974E"/>
    <w:rsid w:val="0223F5A9"/>
    <w:rsid w:val="027C3AD3"/>
    <w:rsid w:val="02A9E588"/>
    <w:rsid w:val="02B7D474"/>
    <w:rsid w:val="02C03030"/>
    <w:rsid w:val="02DD8723"/>
    <w:rsid w:val="035404E2"/>
    <w:rsid w:val="0364382F"/>
    <w:rsid w:val="04709F43"/>
    <w:rsid w:val="04742F02"/>
    <w:rsid w:val="0483B1C5"/>
    <w:rsid w:val="049770FE"/>
    <w:rsid w:val="04AD4CD1"/>
    <w:rsid w:val="04CE1D58"/>
    <w:rsid w:val="04D08F9B"/>
    <w:rsid w:val="04F5748D"/>
    <w:rsid w:val="055497E1"/>
    <w:rsid w:val="05943D15"/>
    <w:rsid w:val="05D709C0"/>
    <w:rsid w:val="05D96A71"/>
    <w:rsid w:val="05E72096"/>
    <w:rsid w:val="05F7B11E"/>
    <w:rsid w:val="05FD82AC"/>
    <w:rsid w:val="0623E091"/>
    <w:rsid w:val="065271A1"/>
    <w:rsid w:val="06672E90"/>
    <w:rsid w:val="067E0B10"/>
    <w:rsid w:val="06DFE6BB"/>
    <w:rsid w:val="06EBC943"/>
    <w:rsid w:val="070E7C3C"/>
    <w:rsid w:val="07499144"/>
    <w:rsid w:val="074CD99D"/>
    <w:rsid w:val="074E02BA"/>
    <w:rsid w:val="0789F41E"/>
    <w:rsid w:val="07A86B97"/>
    <w:rsid w:val="07B511F3"/>
    <w:rsid w:val="07BC2C44"/>
    <w:rsid w:val="07E57B34"/>
    <w:rsid w:val="0808C543"/>
    <w:rsid w:val="08360FAC"/>
    <w:rsid w:val="0849C1AB"/>
    <w:rsid w:val="084D5270"/>
    <w:rsid w:val="088C3C6D"/>
    <w:rsid w:val="088CA089"/>
    <w:rsid w:val="088E926D"/>
    <w:rsid w:val="08D1CD93"/>
    <w:rsid w:val="094CB794"/>
    <w:rsid w:val="098C933B"/>
    <w:rsid w:val="099B4D73"/>
    <w:rsid w:val="099F0B42"/>
    <w:rsid w:val="09A446AA"/>
    <w:rsid w:val="09B1E51F"/>
    <w:rsid w:val="09CAF221"/>
    <w:rsid w:val="09DC2E9C"/>
    <w:rsid w:val="09ECF362"/>
    <w:rsid w:val="0A0E5764"/>
    <w:rsid w:val="0A3DAC2C"/>
    <w:rsid w:val="0A3DBBE1"/>
    <w:rsid w:val="0A5D65FF"/>
    <w:rsid w:val="0A66FF55"/>
    <w:rsid w:val="0A739D82"/>
    <w:rsid w:val="0AB2575A"/>
    <w:rsid w:val="0ABF660E"/>
    <w:rsid w:val="0ACD3C49"/>
    <w:rsid w:val="0AE763FF"/>
    <w:rsid w:val="0B84C9D4"/>
    <w:rsid w:val="0B86C893"/>
    <w:rsid w:val="0BB72F21"/>
    <w:rsid w:val="0BB97BF9"/>
    <w:rsid w:val="0BC481A6"/>
    <w:rsid w:val="0BD15E5E"/>
    <w:rsid w:val="0BF05FFB"/>
    <w:rsid w:val="0C0D52DE"/>
    <w:rsid w:val="0C173CC4"/>
    <w:rsid w:val="0C571A33"/>
    <w:rsid w:val="0C5E29D9"/>
    <w:rsid w:val="0C742089"/>
    <w:rsid w:val="0C78EF98"/>
    <w:rsid w:val="0C9CEF76"/>
    <w:rsid w:val="0CB26B95"/>
    <w:rsid w:val="0CBE4DF2"/>
    <w:rsid w:val="0CF6F835"/>
    <w:rsid w:val="0D28948B"/>
    <w:rsid w:val="0D294498"/>
    <w:rsid w:val="0D395FCF"/>
    <w:rsid w:val="0D71EDED"/>
    <w:rsid w:val="0D905D39"/>
    <w:rsid w:val="0DA4C2BA"/>
    <w:rsid w:val="0DACDD6C"/>
    <w:rsid w:val="0DB3A2F2"/>
    <w:rsid w:val="0DD91800"/>
    <w:rsid w:val="0DF16FFD"/>
    <w:rsid w:val="0E59C7D2"/>
    <w:rsid w:val="0E990662"/>
    <w:rsid w:val="0EA07D3B"/>
    <w:rsid w:val="0EAC6A37"/>
    <w:rsid w:val="0ED5DAA0"/>
    <w:rsid w:val="0EEC8900"/>
    <w:rsid w:val="0F475851"/>
    <w:rsid w:val="0F94CD72"/>
    <w:rsid w:val="0FD008C8"/>
    <w:rsid w:val="0FF71FF7"/>
    <w:rsid w:val="101B9021"/>
    <w:rsid w:val="101CE4E7"/>
    <w:rsid w:val="106F22AA"/>
    <w:rsid w:val="108A1A74"/>
    <w:rsid w:val="10E70C2B"/>
    <w:rsid w:val="1101AFD3"/>
    <w:rsid w:val="112B18BA"/>
    <w:rsid w:val="1197B021"/>
    <w:rsid w:val="11ACB71C"/>
    <w:rsid w:val="11BC9F42"/>
    <w:rsid w:val="11CC9405"/>
    <w:rsid w:val="124C2251"/>
    <w:rsid w:val="12548C3F"/>
    <w:rsid w:val="1281046F"/>
    <w:rsid w:val="12908642"/>
    <w:rsid w:val="12D76A12"/>
    <w:rsid w:val="1332D6C9"/>
    <w:rsid w:val="133E7C82"/>
    <w:rsid w:val="1394C1D5"/>
    <w:rsid w:val="13ACB003"/>
    <w:rsid w:val="13B203D9"/>
    <w:rsid w:val="1408A625"/>
    <w:rsid w:val="1461D109"/>
    <w:rsid w:val="14EC132E"/>
    <w:rsid w:val="14ECFF65"/>
    <w:rsid w:val="14F23D7A"/>
    <w:rsid w:val="150256BC"/>
    <w:rsid w:val="1530ED7E"/>
    <w:rsid w:val="154E64E5"/>
    <w:rsid w:val="155494B1"/>
    <w:rsid w:val="1555D33E"/>
    <w:rsid w:val="15755D32"/>
    <w:rsid w:val="15817E26"/>
    <w:rsid w:val="1581A9DA"/>
    <w:rsid w:val="15BD7313"/>
    <w:rsid w:val="15BD7567"/>
    <w:rsid w:val="15DE3178"/>
    <w:rsid w:val="160667E1"/>
    <w:rsid w:val="1687965C"/>
    <w:rsid w:val="168E00DF"/>
    <w:rsid w:val="16BDE4BB"/>
    <w:rsid w:val="16D3AE9A"/>
    <w:rsid w:val="17018B07"/>
    <w:rsid w:val="1706F8ED"/>
    <w:rsid w:val="170C8F69"/>
    <w:rsid w:val="1760BF19"/>
    <w:rsid w:val="178314CE"/>
    <w:rsid w:val="17A6D889"/>
    <w:rsid w:val="17AC7840"/>
    <w:rsid w:val="17B8CC95"/>
    <w:rsid w:val="17BB3D36"/>
    <w:rsid w:val="18166311"/>
    <w:rsid w:val="183C05C2"/>
    <w:rsid w:val="18655CA5"/>
    <w:rsid w:val="187A261A"/>
    <w:rsid w:val="1890EED5"/>
    <w:rsid w:val="1898A315"/>
    <w:rsid w:val="18991AD8"/>
    <w:rsid w:val="18BF4F4C"/>
    <w:rsid w:val="18EBDEAC"/>
    <w:rsid w:val="18FC652E"/>
    <w:rsid w:val="190EB876"/>
    <w:rsid w:val="1966A323"/>
    <w:rsid w:val="19906964"/>
    <w:rsid w:val="199DA55E"/>
    <w:rsid w:val="19D346D2"/>
    <w:rsid w:val="1A36BDEE"/>
    <w:rsid w:val="1A75E5A4"/>
    <w:rsid w:val="1A9D0994"/>
    <w:rsid w:val="1AA1EFB9"/>
    <w:rsid w:val="1B2E10EC"/>
    <w:rsid w:val="1B627915"/>
    <w:rsid w:val="1B674487"/>
    <w:rsid w:val="1B97E74A"/>
    <w:rsid w:val="1BA5ABC6"/>
    <w:rsid w:val="1BFA03F9"/>
    <w:rsid w:val="1C48B584"/>
    <w:rsid w:val="1C688682"/>
    <w:rsid w:val="1C9772AF"/>
    <w:rsid w:val="1CD20529"/>
    <w:rsid w:val="1D565F50"/>
    <w:rsid w:val="1D664D6D"/>
    <w:rsid w:val="1D7A8FF9"/>
    <w:rsid w:val="1D8F1DAC"/>
    <w:rsid w:val="1DEDB4B0"/>
    <w:rsid w:val="1DFEF536"/>
    <w:rsid w:val="1E25FDE3"/>
    <w:rsid w:val="1E2DA1F3"/>
    <w:rsid w:val="1EAF5256"/>
    <w:rsid w:val="1EAFB9CA"/>
    <w:rsid w:val="1ED16C9E"/>
    <w:rsid w:val="1F1157F7"/>
    <w:rsid w:val="1F325C26"/>
    <w:rsid w:val="1F3ECBD1"/>
    <w:rsid w:val="1F43A707"/>
    <w:rsid w:val="1F6B5567"/>
    <w:rsid w:val="1FEDFF76"/>
    <w:rsid w:val="1FF8549E"/>
    <w:rsid w:val="2015EF9F"/>
    <w:rsid w:val="2018F7DE"/>
    <w:rsid w:val="2047E3BB"/>
    <w:rsid w:val="2065B8A8"/>
    <w:rsid w:val="20868D8E"/>
    <w:rsid w:val="20E3ADB8"/>
    <w:rsid w:val="20F002CE"/>
    <w:rsid w:val="210CA44D"/>
    <w:rsid w:val="2126F8C3"/>
    <w:rsid w:val="2139D11C"/>
    <w:rsid w:val="213CCE79"/>
    <w:rsid w:val="2145C169"/>
    <w:rsid w:val="21525293"/>
    <w:rsid w:val="21B67620"/>
    <w:rsid w:val="21BC8A32"/>
    <w:rsid w:val="21CCB5F4"/>
    <w:rsid w:val="21DE1F0A"/>
    <w:rsid w:val="21FEEC55"/>
    <w:rsid w:val="22200745"/>
    <w:rsid w:val="22285B6F"/>
    <w:rsid w:val="2239A015"/>
    <w:rsid w:val="224E2E66"/>
    <w:rsid w:val="2251EDDE"/>
    <w:rsid w:val="2254854D"/>
    <w:rsid w:val="22BEC787"/>
    <w:rsid w:val="22D02889"/>
    <w:rsid w:val="230B6071"/>
    <w:rsid w:val="232DF542"/>
    <w:rsid w:val="23422B44"/>
    <w:rsid w:val="23501312"/>
    <w:rsid w:val="23510F47"/>
    <w:rsid w:val="23557CC1"/>
    <w:rsid w:val="23664AFD"/>
    <w:rsid w:val="23673A5B"/>
    <w:rsid w:val="238F4808"/>
    <w:rsid w:val="23AE624A"/>
    <w:rsid w:val="23D35937"/>
    <w:rsid w:val="2427E7C7"/>
    <w:rsid w:val="2439DEF1"/>
    <w:rsid w:val="246A610F"/>
    <w:rsid w:val="249F0809"/>
    <w:rsid w:val="24A15BE8"/>
    <w:rsid w:val="24ACD681"/>
    <w:rsid w:val="24AF5DD3"/>
    <w:rsid w:val="24CA422C"/>
    <w:rsid w:val="24CD7DB7"/>
    <w:rsid w:val="24D7B474"/>
    <w:rsid w:val="24FF89E1"/>
    <w:rsid w:val="2547418B"/>
    <w:rsid w:val="255C2223"/>
    <w:rsid w:val="258AEF63"/>
    <w:rsid w:val="25C43DE7"/>
    <w:rsid w:val="25E9846E"/>
    <w:rsid w:val="25ECDC85"/>
    <w:rsid w:val="25FBBE9A"/>
    <w:rsid w:val="25FD37F4"/>
    <w:rsid w:val="26040484"/>
    <w:rsid w:val="2608023F"/>
    <w:rsid w:val="261EB371"/>
    <w:rsid w:val="26CAB246"/>
    <w:rsid w:val="26F20C03"/>
    <w:rsid w:val="26F974DB"/>
    <w:rsid w:val="27081F72"/>
    <w:rsid w:val="27AE82A5"/>
    <w:rsid w:val="27BFF943"/>
    <w:rsid w:val="28082403"/>
    <w:rsid w:val="288202B3"/>
    <w:rsid w:val="2894FCA3"/>
    <w:rsid w:val="28A76A60"/>
    <w:rsid w:val="28EC4B50"/>
    <w:rsid w:val="292456E4"/>
    <w:rsid w:val="292DAE8E"/>
    <w:rsid w:val="295D446B"/>
    <w:rsid w:val="29ACDA50"/>
    <w:rsid w:val="29B1D9CB"/>
    <w:rsid w:val="29C7C347"/>
    <w:rsid w:val="29F30EC6"/>
    <w:rsid w:val="2A2DE5A6"/>
    <w:rsid w:val="2A32BE19"/>
    <w:rsid w:val="2A5EF109"/>
    <w:rsid w:val="2A6FBCCA"/>
    <w:rsid w:val="2A6FDE14"/>
    <w:rsid w:val="2A829C3A"/>
    <w:rsid w:val="2AB20B20"/>
    <w:rsid w:val="2AC625A5"/>
    <w:rsid w:val="2AD94303"/>
    <w:rsid w:val="2B040726"/>
    <w:rsid w:val="2B07A163"/>
    <w:rsid w:val="2B12CEB4"/>
    <w:rsid w:val="2B131A4C"/>
    <w:rsid w:val="2B16A3D1"/>
    <w:rsid w:val="2B2C0A51"/>
    <w:rsid w:val="2B2D03D6"/>
    <w:rsid w:val="2B61EEE9"/>
    <w:rsid w:val="2B6F8B10"/>
    <w:rsid w:val="2B9F2BBC"/>
    <w:rsid w:val="2BC2BC9D"/>
    <w:rsid w:val="2BDAEA45"/>
    <w:rsid w:val="2BF2E671"/>
    <w:rsid w:val="2C14EA94"/>
    <w:rsid w:val="2C57602D"/>
    <w:rsid w:val="2C639350"/>
    <w:rsid w:val="2C7B3BA6"/>
    <w:rsid w:val="2C7F4C0E"/>
    <w:rsid w:val="2CDF2F43"/>
    <w:rsid w:val="2CE8340E"/>
    <w:rsid w:val="2CF63F76"/>
    <w:rsid w:val="2CF68A01"/>
    <w:rsid w:val="2CF9585D"/>
    <w:rsid w:val="2D05D005"/>
    <w:rsid w:val="2DC4B9DA"/>
    <w:rsid w:val="2E514BC7"/>
    <w:rsid w:val="2EEADA85"/>
    <w:rsid w:val="2F001ECE"/>
    <w:rsid w:val="2F37BF0A"/>
    <w:rsid w:val="2F79E957"/>
    <w:rsid w:val="2F95D906"/>
    <w:rsid w:val="2FB0CC09"/>
    <w:rsid w:val="2FB89FF3"/>
    <w:rsid w:val="30100528"/>
    <w:rsid w:val="302070C1"/>
    <w:rsid w:val="302B2E4B"/>
    <w:rsid w:val="302F7974"/>
    <w:rsid w:val="3048C73E"/>
    <w:rsid w:val="3084065D"/>
    <w:rsid w:val="30B0B967"/>
    <w:rsid w:val="30DFF546"/>
    <w:rsid w:val="30ED6328"/>
    <w:rsid w:val="30FB019F"/>
    <w:rsid w:val="31509FB0"/>
    <w:rsid w:val="31750FDF"/>
    <w:rsid w:val="3181D0DB"/>
    <w:rsid w:val="318E14FA"/>
    <w:rsid w:val="3197182E"/>
    <w:rsid w:val="3199CA22"/>
    <w:rsid w:val="31EB41D0"/>
    <w:rsid w:val="325284E4"/>
    <w:rsid w:val="325CBD2A"/>
    <w:rsid w:val="3264F3D6"/>
    <w:rsid w:val="329950ED"/>
    <w:rsid w:val="32C7C628"/>
    <w:rsid w:val="32CAE928"/>
    <w:rsid w:val="334CC955"/>
    <w:rsid w:val="334F1F06"/>
    <w:rsid w:val="33703140"/>
    <w:rsid w:val="33A1DEDE"/>
    <w:rsid w:val="33EB37B3"/>
    <w:rsid w:val="34023878"/>
    <w:rsid w:val="3416886C"/>
    <w:rsid w:val="34A98520"/>
    <w:rsid w:val="34DE9E66"/>
    <w:rsid w:val="3521C3FB"/>
    <w:rsid w:val="35592364"/>
    <w:rsid w:val="355C0D28"/>
    <w:rsid w:val="358C56C3"/>
    <w:rsid w:val="35B787FE"/>
    <w:rsid w:val="35BFEEFC"/>
    <w:rsid w:val="35CE205E"/>
    <w:rsid w:val="36071C34"/>
    <w:rsid w:val="362CF4CA"/>
    <w:rsid w:val="36315DBC"/>
    <w:rsid w:val="368FFAA4"/>
    <w:rsid w:val="36A35E80"/>
    <w:rsid w:val="36C299A3"/>
    <w:rsid w:val="371996FF"/>
    <w:rsid w:val="37279E49"/>
    <w:rsid w:val="3738A8D5"/>
    <w:rsid w:val="37520395"/>
    <w:rsid w:val="379AE09E"/>
    <w:rsid w:val="37D3067D"/>
    <w:rsid w:val="37DB7F87"/>
    <w:rsid w:val="37E49F21"/>
    <w:rsid w:val="38094E4D"/>
    <w:rsid w:val="38571F8E"/>
    <w:rsid w:val="38641533"/>
    <w:rsid w:val="38B74C75"/>
    <w:rsid w:val="38BE7CF3"/>
    <w:rsid w:val="38D2CCD2"/>
    <w:rsid w:val="38FF1052"/>
    <w:rsid w:val="39066C04"/>
    <w:rsid w:val="391E5163"/>
    <w:rsid w:val="396D2CF9"/>
    <w:rsid w:val="396F9433"/>
    <w:rsid w:val="39772C47"/>
    <w:rsid w:val="397AA1DC"/>
    <w:rsid w:val="39BB29BC"/>
    <w:rsid w:val="39DE5C66"/>
    <w:rsid w:val="39EB4A51"/>
    <w:rsid w:val="39F37D1E"/>
    <w:rsid w:val="3A270D08"/>
    <w:rsid w:val="3A27CEAA"/>
    <w:rsid w:val="3A4960C4"/>
    <w:rsid w:val="3A96B892"/>
    <w:rsid w:val="3AC253C5"/>
    <w:rsid w:val="3AD011C6"/>
    <w:rsid w:val="3B2C752C"/>
    <w:rsid w:val="3BD4DE1A"/>
    <w:rsid w:val="3BD6854B"/>
    <w:rsid w:val="3BDF1AF2"/>
    <w:rsid w:val="3BF0D6C6"/>
    <w:rsid w:val="3C372BEE"/>
    <w:rsid w:val="3C629371"/>
    <w:rsid w:val="3C7EA651"/>
    <w:rsid w:val="3CAA6702"/>
    <w:rsid w:val="3CAF6FD1"/>
    <w:rsid w:val="3CDAAEEA"/>
    <w:rsid w:val="3CDEB0DC"/>
    <w:rsid w:val="3CE81B80"/>
    <w:rsid w:val="3CEB0A5F"/>
    <w:rsid w:val="3D3E54D0"/>
    <w:rsid w:val="3D431332"/>
    <w:rsid w:val="3D958331"/>
    <w:rsid w:val="3DF384A7"/>
    <w:rsid w:val="3E13139A"/>
    <w:rsid w:val="3E15A28E"/>
    <w:rsid w:val="3E335A5B"/>
    <w:rsid w:val="3E387156"/>
    <w:rsid w:val="3EE27E01"/>
    <w:rsid w:val="3EEDD0C2"/>
    <w:rsid w:val="3EF11032"/>
    <w:rsid w:val="3EFF4C8D"/>
    <w:rsid w:val="3F5C37E2"/>
    <w:rsid w:val="3F60BAD2"/>
    <w:rsid w:val="3F8E9394"/>
    <w:rsid w:val="3F97C3DD"/>
    <w:rsid w:val="3FAFB79B"/>
    <w:rsid w:val="3FBDA137"/>
    <w:rsid w:val="3FD5CCF3"/>
    <w:rsid w:val="40323973"/>
    <w:rsid w:val="4074FA27"/>
    <w:rsid w:val="4078DF76"/>
    <w:rsid w:val="40903969"/>
    <w:rsid w:val="40909A94"/>
    <w:rsid w:val="40D07CA7"/>
    <w:rsid w:val="40D9EA36"/>
    <w:rsid w:val="40EC790F"/>
    <w:rsid w:val="40FBFFF5"/>
    <w:rsid w:val="41051E21"/>
    <w:rsid w:val="4110643C"/>
    <w:rsid w:val="411F43AC"/>
    <w:rsid w:val="4124C58C"/>
    <w:rsid w:val="414CFD4E"/>
    <w:rsid w:val="417780B2"/>
    <w:rsid w:val="41789B8C"/>
    <w:rsid w:val="41AA5884"/>
    <w:rsid w:val="41C39CA9"/>
    <w:rsid w:val="41F06BA5"/>
    <w:rsid w:val="41FB3E9B"/>
    <w:rsid w:val="42206323"/>
    <w:rsid w:val="425E049B"/>
    <w:rsid w:val="42708C6E"/>
    <w:rsid w:val="42E87DD9"/>
    <w:rsid w:val="43132FE3"/>
    <w:rsid w:val="437E8177"/>
    <w:rsid w:val="438707CA"/>
    <w:rsid w:val="43B0161B"/>
    <w:rsid w:val="43F0A728"/>
    <w:rsid w:val="43F9E878"/>
    <w:rsid w:val="44308FDA"/>
    <w:rsid w:val="443FA9F4"/>
    <w:rsid w:val="4488F7E6"/>
    <w:rsid w:val="44AFC33E"/>
    <w:rsid w:val="44AFCA07"/>
    <w:rsid w:val="44E33272"/>
    <w:rsid w:val="452A21CE"/>
    <w:rsid w:val="459AB7BF"/>
    <w:rsid w:val="461F3BED"/>
    <w:rsid w:val="462611CD"/>
    <w:rsid w:val="462A742E"/>
    <w:rsid w:val="46354510"/>
    <w:rsid w:val="465BD401"/>
    <w:rsid w:val="46635C04"/>
    <w:rsid w:val="4686FB80"/>
    <w:rsid w:val="46D11A8C"/>
    <w:rsid w:val="46FDD2E6"/>
    <w:rsid w:val="472CD3B6"/>
    <w:rsid w:val="472EE7FE"/>
    <w:rsid w:val="474CFB7A"/>
    <w:rsid w:val="479FA233"/>
    <w:rsid w:val="47AF098F"/>
    <w:rsid w:val="47B3A745"/>
    <w:rsid w:val="47C455CC"/>
    <w:rsid w:val="47C4A754"/>
    <w:rsid w:val="482AC4EE"/>
    <w:rsid w:val="483BB39D"/>
    <w:rsid w:val="4849C3E1"/>
    <w:rsid w:val="487AB4C7"/>
    <w:rsid w:val="4881A6F0"/>
    <w:rsid w:val="48B24EB5"/>
    <w:rsid w:val="48B9AF51"/>
    <w:rsid w:val="49062969"/>
    <w:rsid w:val="49083621"/>
    <w:rsid w:val="493543E2"/>
    <w:rsid w:val="493B5ED4"/>
    <w:rsid w:val="494E0D79"/>
    <w:rsid w:val="49639AC3"/>
    <w:rsid w:val="4980E1E5"/>
    <w:rsid w:val="4A2D7A1B"/>
    <w:rsid w:val="4A5E73CD"/>
    <w:rsid w:val="4A8EDED9"/>
    <w:rsid w:val="4A9215D5"/>
    <w:rsid w:val="4AFC9156"/>
    <w:rsid w:val="4BABE2D0"/>
    <w:rsid w:val="4C020FC2"/>
    <w:rsid w:val="4C2F1486"/>
    <w:rsid w:val="4C329045"/>
    <w:rsid w:val="4C384A64"/>
    <w:rsid w:val="4C3D2E04"/>
    <w:rsid w:val="4C4A58F5"/>
    <w:rsid w:val="4C688736"/>
    <w:rsid w:val="4CBCC6A5"/>
    <w:rsid w:val="4CD7437F"/>
    <w:rsid w:val="4D08C259"/>
    <w:rsid w:val="4D15CE0F"/>
    <w:rsid w:val="4D20ED8A"/>
    <w:rsid w:val="4D2F948B"/>
    <w:rsid w:val="4D6A9B34"/>
    <w:rsid w:val="4E29C782"/>
    <w:rsid w:val="4E2AE25A"/>
    <w:rsid w:val="4E3E6EFA"/>
    <w:rsid w:val="4E92093E"/>
    <w:rsid w:val="4EA851EB"/>
    <w:rsid w:val="4EE9F608"/>
    <w:rsid w:val="4F50004D"/>
    <w:rsid w:val="4F72C8C1"/>
    <w:rsid w:val="4F93F328"/>
    <w:rsid w:val="4F9D37F3"/>
    <w:rsid w:val="4FC8987F"/>
    <w:rsid w:val="507E9276"/>
    <w:rsid w:val="5086C914"/>
    <w:rsid w:val="50D810C9"/>
    <w:rsid w:val="50ED7663"/>
    <w:rsid w:val="51681139"/>
    <w:rsid w:val="51862825"/>
    <w:rsid w:val="51AFD97D"/>
    <w:rsid w:val="51D279E6"/>
    <w:rsid w:val="51EAEB80"/>
    <w:rsid w:val="51F40372"/>
    <w:rsid w:val="52365F66"/>
    <w:rsid w:val="5239A5CD"/>
    <w:rsid w:val="52715E78"/>
    <w:rsid w:val="52C2AE1C"/>
    <w:rsid w:val="52C582B7"/>
    <w:rsid w:val="52D32DA4"/>
    <w:rsid w:val="5306F77B"/>
    <w:rsid w:val="531D7D5E"/>
    <w:rsid w:val="5330A888"/>
    <w:rsid w:val="533C5FF8"/>
    <w:rsid w:val="5341E12D"/>
    <w:rsid w:val="535FDFE6"/>
    <w:rsid w:val="5367BF96"/>
    <w:rsid w:val="5373AEDD"/>
    <w:rsid w:val="5382A6DB"/>
    <w:rsid w:val="5387DF84"/>
    <w:rsid w:val="53C43AAC"/>
    <w:rsid w:val="53D3569B"/>
    <w:rsid w:val="53E03F2A"/>
    <w:rsid w:val="53E9F3B9"/>
    <w:rsid w:val="547F6D46"/>
    <w:rsid w:val="548A4C73"/>
    <w:rsid w:val="54C22EB1"/>
    <w:rsid w:val="54D6E609"/>
    <w:rsid w:val="54EDBC29"/>
    <w:rsid w:val="5543EC71"/>
    <w:rsid w:val="554853F5"/>
    <w:rsid w:val="5561FDB9"/>
    <w:rsid w:val="5565AB24"/>
    <w:rsid w:val="557E7D1C"/>
    <w:rsid w:val="5580438C"/>
    <w:rsid w:val="559D66B2"/>
    <w:rsid w:val="55B1C9CC"/>
    <w:rsid w:val="55E6D1E8"/>
    <w:rsid w:val="569FCDC5"/>
    <w:rsid w:val="56E643E0"/>
    <w:rsid w:val="570CEFFF"/>
    <w:rsid w:val="575CC600"/>
    <w:rsid w:val="5760533A"/>
    <w:rsid w:val="57881C60"/>
    <w:rsid w:val="5790BE7C"/>
    <w:rsid w:val="57B7F1A3"/>
    <w:rsid w:val="5806B964"/>
    <w:rsid w:val="58115073"/>
    <w:rsid w:val="585F2B23"/>
    <w:rsid w:val="5864CC05"/>
    <w:rsid w:val="586A1C34"/>
    <w:rsid w:val="58BDAB09"/>
    <w:rsid w:val="58D9B180"/>
    <w:rsid w:val="58E38F31"/>
    <w:rsid w:val="59094F0A"/>
    <w:rsid w:val="590E56CC"/>
    <w:rsid w:val="591CE023"/>
    <w:rsid w:val="591EB7F7"/>
    <w:rsid w:val="5926140B"/>
    <w:rsid w:val="596A0EF2"/>
    <w:rsid w:val="59785645"/>
    <w:rsid w:val="599882DE"/>
    <w:rsid w:val="59C9F50C"/>
    <w:rsid w:val="59DDBB37"/>
    <w:rsid w:val="5A119B4B"/>
    <w:rsid w:val="5A285AAB"/>
    <w:rsid w:val="5A2B47FD"/>
    <w:rsid w:val="5A6ABCBB"/>
    <w:rsid w:val="5A82E983"/>
    <w:rsid w:val="5A904C44"/>
    <w:rsid w:val="5AB3B1F7"/>
    <w:rsid w:val="5ABDCE00"/>
    <w:rsid w:val="5B3483FA"/>
    <w:rsid w:val="5B356873"/>
    <w:rsid w:val="5B4937D7"/>
    <w:rsid w:val="5B5EA69C"/>
    <w:rsid w:val="5C0855B6"/>
    <w:rsid w:val="5C30286C"/>
    <w:rsid w:val="5C6DFD4D"/>
    <w:rsid w:val="5CE30614"/>
    <w:rsid w:val="5CE8AC21"/>
    <w:rsid w:val="5D2B6BF1"/>
    <w:rsid w:val="5D869A22"/>
    <w:rsid w:val="5DADE22B"/>
    <w:rsid w:val="5DB3EEC9"/>
    <w:rsid w:val="5DCCA422"/>
    <w:rsid w:val="5E1D4DED"/>
    <w:rsid w:val="5E42A896"/>
    <w:rsid w:val="5E9F885C"/>
    <w:rsid w:val="5EB66452"/>
    <w:rsid w:val="5EBB0BB7"/>
    <w:rsid w:val="5EC26185"/>
    <w:rsid w:val="5EF316C7"/>
    <w:rsid w:val="5F388C61"/>
    <w:rsid w:val="5F66AAA9"/>
    <w:rsid w:val="5F7C4C06"/>
    <w:rsid w:val="5F8B8D34"/>
    <w:rsid w:val="5F97CBB8"/>
    <w:rsid w:val="5FC0ED1F"/>
    <w:rsid w:val="5FE0FE19"/>
    <w:rsid w:val="5FF6C545"/>
    <w:rsid w:val="5FFBEB69"/>
    <w:rsid w:val="602071C4"/>
    <w:rsid w:val="602E7B1E"/>
    <w:rsid w:val="608DA66B"/>
    <w:rsid w:val="60AA25C2"/>
    <w:rsid w:val="60B1E2B3"/>
    <w:rsid w:val="60E4FBA3"/>
    <w:rsid w:val="6120EEDD"/>
    <w:rsid w:val="612102B7"/>
    <w:rsid w:val="61361499"/>
    <w:rsid w:val="6155DCE6"/>
    <w:rsid w:val="615F890A"/>
    <w:rsid w:val="617693C0"/>
    <w:rsid w:val="619C655A"/>
    <w:rsid w:val="619D0EC8"/>
    <w:rsid w:val="61A48AAB"/>
    <w:rsid w:val="61BE5D3F"/>
    <w:rsid w:val="61D61171"/>
    <w:rsid w:val="61EDA17C"/>
    <w:rsid w:val="620D0B16"/>
    <w:rsid w:val="62B7556C"/>
    <w:rsid w:val="62D2AB8D"/>
    <w:rsid w:val="62DECB66"/>
    <w:rsid w:val="62E1B61C"/>
    <w:rsid w:val="630BEE96"/>
    <w:rsid w:val="630C44B0"/>
    <w:rsid w:val="63116AA3"/>
    <w:rsid w:val="632406C8"/>
    <w:rsid w:val="6337C885"/>
    <w:rsid w:val="63594D0B"/>
    <w:rsid w:val="635EE6E2"/>
    <w:rsid w:val="6364A87E"/>
    <w:rsid w:val="6366743F"/>
    <w:rsid w:val="63866DF2"/>
    <w:rsid w:val="63969F21"/>
    <w:rsid w:val="63DBC612"/>
    <w:rsid w:val="641186A1"/>
    <w:rsid w:val="641CC30A"/>
    <w:rsid w:val="6426A29E"/>
    <w:rsid w:val="6431932F"/>
    <w:rsid w:val="6444C65B"/>
    <w:rsid w:val="644D49DF"/>
    <w:rsid w:val="6463BBA1"/>
    <w:rsid w:val="6467522F"/>
    <w:rsid w:val="64681F7F"/>
    <w:rsid w:val="6488D7B1"/>
    <w:rsid w:val="64A94ECA"/>
    <w:rsid w:val="64AB9363"/>
    <w:rsid w:val="64BA0E1B"/>
    <w:rsid w:val="65013F78"/>
    <w:rsid w:val="65169D5D"/>
    <w:rsid w:val="65258B59"/>
    <w:rsid w:val="652D5EB4"/>
    <w:rsid w:val="654B3F7B"/>
    <w:rsid w:val="6585A2E6"/>
    <w:rsid w:val="65BBD7F1"/>
    <w:rsid w:val="65C1EF94"/>
    <w:rsid w:val="65CA6CEE"/>
    <w:rsid w:val="66074E88"/>
    <w:rsid w:val="662DEF18"/>
    <w:rsid w:val="66484446"/>
    <w:rsid w:val="66A1D47B"/>
    <w:rsid w:val="66D8A568"/>
    <w:rsid w:val="66DF5043"/>
    <w:rsid w:val="67B82818"/>
    <w:rsid w:val="67DC548A"/>
    <w:rsid w:val="67E08B63"/>
    <w:rsid w:val="67E1815D"/>
    <w:rsid w:val="6800B302"/>
    <w:rsid w:val="68071E13"/>
    <w:rsid w:val="68197AEF"/>
    <w:rsid w:val="68356A3E"/>
    <w:rsid w:val="685D79AE"/>
    <w:rsid w:val="68610C9B"/>
    <w:rsid w:val="68ADC899"/>
    <w:rsid w:val="68D72CB7"/>
    <w:rsid w:val="68DB764D"/>
    <w:rsid w:val="68F79E1E"/>
    <w:rsid w:val="68FC4FF6"/>
    <w:rsid w:val="69012E8F"/>
    <w:rsid w:val="690BB93C"/>
    <w:rsid w:val="6956AADB"/>
    <w:rsid w:val="69E0A7CB"/>
    <w:rsid w:val="69E4CF8D"/>
    <w:rsid w:val="6A3003D4"/>
    <w:rsid w:val="6A3C01B0"/>
    <w:rsid w:val="6A4329FC"/>
    <w:rsid w:val="6A62354E"/>
    <w:rsid w:val="6A8A1DAB"/>
    <w:rsid w:val="6AAA9783"/>
    <w:rsid w:val="6AB63E10"/>
    <w:rsid w:val="6AC63966"/>
    <w:rsid w:val="6AF2F4FF"/>
    <w:rsid w:val="6B17D644"/>
    <w:rsid w:val="6B29787F"/>
    <w:rsid w:val="6B3E74FE"/>
    <w:rsid w:val="6B774582"/>
    <w:rsid w:val="6BA3DB97"/>
    <w:rsid w:val="6BAE8297"/>
    <w:rsid w:val="6C10BF52"/>
    <w:rsid w:val="6C149699"/>
    <w:rsid w:val="6C188EC3"/>
    <w:rsid w:val="6C22E46C"/>
    <w:rsid w:val="6C453969"/>
    <w:rsid w:val="6C5221E7"/>
    <w:rsid w:val="6C93DD56"/>
    <w:rsid w:val="6CDB75EC"/>
    <w:rsid w:val="6CECD768"/>
    <w:rsid w:val="6D3673C0"/>
    <w:rsid w:val="6D49B12D"/>
    <w:rsid w:val="6D4C4094"/>
    <w:rsid w:val="6DDB21B3"/>
    <w:rsid w:val="6E016A85"/>
    <w:rsid w:val="6E068CA2"/>
    <w:rsid w:val="6E1153ED"/>
    <w:rsid w:val="6E4D2468"/>
    <w:rsid w:val="6E603C45"/>
    <w:rsid w:val="6EDA1B4F"/>
    <w:rsid w:val="6EDE14DE"/>
    <w:rsid w:val="6EF364B2"/>
    <w:rsid w:val="6EF51D52"/>
    <w:rsid w:val="6F02FAD5"/>
    <w:rsid w:val="6F39AC78"/>
    <w:rsid w:val="6F6BF320"/>
    <w:rsid w:val="6F76F52A"/>
    <w:rsid w:val="701D87E9"/>
    <w:rsid w:val="704AE108"/>
    <w:rsid w:val="7060DDBC"/>
    <w:rsid w:val="70FD3F61"/>
    <w:rsid w:val="71115D0F"/>
    <w:rsid w:val="71207DB0"/>
    <w:rsid w:val="71314B33"/>
    <w:rsid w:val="7158DCBE"/>
    <w:rsid w:val="7168D01F"/>
    <w:rsid w:val="718F167D"/>
    <w:rsid w:val="71CCB754"/>
    <w:rsid w:val="71E4DDF0"/>
    <w:rsid w:val="71F6AFCF"/>
    <w:rsid w:val="7235FB6C"/>
    <w:rsid w:val="72C5DC7C"/>
    <w:rsid w:val="72F32D26"/>
    <w:rsid w:val="730F3608"/>
    <w:rsid w:val="73374C40"/>
    <w:rsid w:val="73672B9D"/>
    <w:rsid w:val="7379559A"/>
    <w:rsid w:val="7391E40C"/>
    <w:rsid w:val="7391EA21"/>
    <w:rsid w:val="73A28B2B"/>
    <w:rsid w:val="73D8A5EB"/>
    <w:rsid w:val="73DE077F"/>
    <w:rsid w:val="73DFF16B"/>
    <w:rsid w:val="73EDE039"/>
    <w:rsid w:val="745ED63E"/>
    <w:rsid w:val="7465394B"/>
    <w:rsid w:val="746864FF"/>
    <w:rsid w:val="748050D3"/>
    <w:rsid w:val="7505F204"/>
    <w:rsid w:val="7508A5C0"/>
    <w:rsid w:val="7527B1B1"/>
    <w:rsid w:val="75337F9B"/>
    <w:rsid w:val="755E17F5"/>
    <w:rsid w:val="756FC8A7"/>
    <w:rsid w:val="75F8D15A"/>
    <w:rsid w:val="760A7D95"/>
    <w:rsid w:val="76388CE5"/>
    <w:rsid w:val="763D009F"/>
    <w:rsid w:val="765D72E2"/>
    <w:rsid w:val="7666B1BC"/>
    <w:rsid w:val="768B3B86"/>
    <w:rsid w:val="768CF72C"/>
    <w:rsid w:val="7693E2AF"/>
    <w:rsid w:val="76A60C85"/>
    <w:rsid w:val="76B10F44"/>
    <w:rsid w:val="76D5454A"/>
    <w:rsid w:val="76DACC6A"/>
    <w:rsid w:val="770CE847"/>
    <w:rsid w:val="7724EB37"/>
    <w:rsid w:val="7727EC10"/>
    <w:rsid w:val="77A371BE"/>
    <w:rsid w:val="77A9D192"/>
    <w:rsid w:val="77C07CB2"/>
    <w:rsid w:val="77C2C3A2"/>
    <w:rsid w:val="77D4F8FC"/>
    <w:rsid w:val="77FC1ACA"/>
    <w:rsid w:val="785568D6"/>
    <w:rsid w:val="788592C9"/>
    <w:rsid w:val="788D9B53"/>
    <w:rsid w:val="788E35D5"/>
    <w:rsid w:val="7893CCDC"/>
    <w:rsid w:val="789DCFAF"/>
    <w:rsid w:val="78BF16D3"/>
    <w:rsid w:val="78FAC76C"/>
    <w:rsid w:val="790F2B6D"/>
    <w:rsid w:val="793AC9AE"/>
    <w:rsid w:val="79995134"/>
    <w:rsid w:val="79BF504C"/>
    <w:rsid w:val="79CAEF5B"/>
    <w:rsid w:val="7A42C43D"/>
    <w:rsid w:val="7A492DC0"/>
    <w:rsid w:val="7A7D4C4A"/>
    <w:rsid w:val="7AD0B737"/>
    <w:rsid w:val="7ADE7209"/>
    <w:rsid w:val="7B17B96F"/>
    <w:rsid w:val="7B27F6BE"/>
    <w:rsid w:val="7B5E4F90"/>
    <w:rsid w:val="7B605267"/>
    <w:rsid w:val="7B81A428"/>
    <w:rsid w:val="7BA726D1"/>
    <w:rsid w:val="7BA7A77C"/>
    <w:rsid w:val="7BAAEA5E"/>
    <w:rsid w:val="7BB22A6C"/>
    <w:rsid w:val="7BC6A6B4"/>
    <w:rsid w:val="7BD172AB"/>
    <w:rsid w:val="7BE96B9B"/>
    <w:rsid w:val="7BF7D0B3"/>
    <w:rsid w:val="7C04CC09"/>
    <w:rsid w:val="7C231740"/>
    <w:rsid w:val="7C2585CB"/>
    <w:rsid w:val="7C58D23E"/>
    <w:rsid w:val="7C9F7FD4"/>
    <w:rsid w:val="7CA10DC7"/>
    <w:rsid w:val="7CDC4386"/>
    <w:rsid w:val="7CEB9748"/>
    <w:rsid w:val="7D0F3F59"/>
    <w:rsid w:val="7D50F20E"/>
    <w:rsid w:val="7D5EB457"/>
    <w:rsid w:val="7D650BD4"/>
    <w:rsid w:val="7DB6105E"/>
    <w:rsid w:val="7DCFAF21"/>
    <w:rsid w:val="7E27BDC2"/>
    <w:rsid w:val="7E45E6C2"/>
    <w:rsid w:val="7E57DC7F"/>
    <w:rsid w:val="7E6612E7"/>
    <w:rsid w:val="7E6C1B35"/>
    <w:rsid w:val="7E8E8977"/>
    <w:rsid w:val="7EC69653"/>
    <w:rsid w:val="7EDE5C1C"/>
    <w:rsid w:val="7EE80B99"/>
    <w:rsid w:val="7EED42B6"/>
    <w:rsid w:val="7EEE2852"/>
    <w:rsid w:val="7EEF1BF7"/>
    <w:rsid w:val="7F22F69A"/>
    <w:rsid w:val="7F33AF6F"/>
    <w:rsid w:val="7F3D06A7"/>
    <w:rsid w:val="7F53FCC7"/>
    <w:rsid w:val="7F6E86B0"/>
    <w:rsid w:val="7F81AC79"/>
    <w:rsid w:val="7F9D3D9F"/>
    <w:rsid w:val="7FCD9673"/>
    <w:rsid w:val="7FE7FBAB"/>
    <w:rsid w:val="7FF3170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71DB"/>
  <w15:docId w15:val="{FB7D8A54-E99C-48ED-BA74-F3B4A38E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rPr>
      <w:lang w:val="es-MX"/>
    </w:rPr>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D020CF"/>
    <w:pPr>
      <w:ind w:left="720"/>
      <w:contextualSpacing/>
    </w:pPr>
  </w:style>
  <w:style w:type="character" w:styleId="Hyperlink">
    <w:name w:val="Hyperlink"/>
    <w:basedOn w:val="DefaultParagraphFont"/>
    <w:uiPriority w:val="99"/>
    <w:unhideWhenUsed/>
    <w:rsid w:val="00C24377"/>
    <w:rPr>
      <w:color w:val="0000FF" w:themeColor="hyperlink"/>
      <w:u w:val="single"/>
    </w:rPr>
  </w:style>
  <w:style w:type="paragraph" w:customStyle="1" w:styleId="Default">
    <w:name w:val="Default"/>
    <w:rsid w:val="002B5AE4"/>
    <w:pPr>
      <w:autoSpaceDE w:val="0"/>
      <w:autoSpaceDN w:val="0"/>
      <w:adjustRightInd w:val="0"/>
    </w:pPr>
    <w:rPr>
      <w:rFonts w:ascii="Arial" w:hAnsi="Arial" w:cs="Arial"/>
      <w:color w:val="000000"/>
      <w:sz w:val="24"/>
      <w:szCs w:val="24"/>
      <w:lang w:val="es-MX"/>
    </w:rPr>
  </w:style>
  <w:style w:type="character" w:styleId="FollowedHyperlink">
    <w:name w:val="FollowedHyperlink"/>
    <w:basedOn w:val="DefaultParagraphFont"/>
    <w:uiPriority w:val="99"/>
    <w:semiHidden/>
    <w:unhideWhenUsed/>
    <w:rsid w:val="00692291"/>
    <w:rPr>
      <w:color w:val="800080" w:themeColor="followedHyperlink"/>
      <w:u w:val="single"/>
    </w:rPr>
  </w:style>
  <w:style w:type="character" w:styleId="CommentReference">
    <w:name w:val="annotation reference"/>
    <w:basedOn w:val="DefaultParagraphFont"/>
    <w:uiPriority w:val="99"/>
    <w:semiHidden/>
    <w:unhideWhenUsed/>
    <w:rsid w:val="00D6193D"/>
    <w:rPr>
      <w:sz w:val="16"/>
      <w:szCs w:val="16"/>
    </w:rPr>
  </w:style>
  <w:style w:type="paragraph" w:styleId="CommentText">
    <w:name w:val="annotation text"/>
    <w:basedOn w:val="Normal"/>
    <w:link w:val="CommentTextChar"/>
    <w:uiPriority w:val="99"/>
    <w:semiHidden/>
    <w:unhideWhenUsed/>
    <w:rsid w:val="00D6193D"/>
  </w:style>
  <w:style w:type="character" w:customStyle="1" w:styleId="CommentTextChar">
    <w:name w:val="Comment Text Char"/>
    <w:basedOn w:val="DefaultParagraphFont"/>
    <w:link w:val="CommentText"/>
    <w:uiPriority w:val="99"/>
    <w:semiHidden/>
    <w:rsid w:val="00D6193D"/>
    <w:rPr>
      <w:lang w:val="es-MX"/>
    </w:rPr>
  </w:style>
  <w:style w:type="paragraph" w:styleId="CommentSubject">
    <w:name w:val="annotation subject"/>
    <w:basedOn w:val="CommentText"/>
    <w:next w:val="CommentText"/>
    <w:link w:val="CommentSubjectChar"/>
    <w:uiPriority w:val="99"/>
    <w:semiHidden/>
    <w:unhideWhenUsed/>
    <w:rsid w:val="00D6193D"/>
    <w:rPr>
      <w:b/>
      <w:bCs/>
    </w:rPr>
  </w:style>
  <w:style w:type="character" w:customStyle="1" w:styleId="CommentSubjectChar">
    <w:name w:val="Comment Subject Char"/>
    <w:basedOn w:val="CommentTextChar"/>
    <w:link w:val="CommentSubject"/>
    <w:uiPriority w:val="99"/>
    <w:semiHidden/>
    <w:rsid w:val="00D6193D"/>
    <w:rPr>
      <w:b/>
      <w:bCs/>
      <w:lang w:val="es-MX"/>
    </w:rPr>
  </w:style>
  <w:style w:type="paragraph" w:styleId="BalloonText">
    <w:name w:val="Balloon Text"/>
    <w:basedOn w:val="Normal"/>
    <w:link w:val="BalloonTextChar"/>
    <w:uiPriority w:val="99"/>
    <w:semiHidden/>
    <w:unhideWhenUsed/>
    <w:rsid w:val="00D619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193D"/>
    <w:rPr>
      <w:rFonts w:ascii="Segoe UI" w:hAnsi="Segoe UI" w:cs="Segoe UI"/>
      <w:sz w:val="18"/>
      <w:szCs w:val="18"/>
      <w:lang w:val="es-MX"/>
    </w:rPr>
  </w:style>
  <w:style w:type="paragraph" w:styleId="FootnoteText">
    <w:name w:val="footnote text"/>
    <w:basedOn w:val="Normal"/>
    <w:link w:val="FootnoteTextChar"/>
    <w:uiPriority w:val="99"/>
    <w:semiHidden/>
    <w:unhideWhenUsed/>
    <w:rsid w:val="00CA64F9"/>
    <w:rPr>
      <w:rFonts w:ascii="Calibri" w:eastAsia="Calibri" w:hAnsi="Calibri"/>
    </w:rPr>
  </w:style>
  <w:style w:type="character" w:customStyle="1" w:styleId="FootnoteTextChar">
    <w:name w:val="Footnote Text Char"/>
    <w:basedOn w:val="DefaultParagraphFont"/>
    <w:link w:val="FootnoteText"/>
    <w:uiPriority w:val="99"/>
    <w:semiHidden/>
    <w:rsid w:val="00CA64F9"/>
    <w:rPr>
      <w:rFonts w:ascii="Calibri" w:eastAsia="Calibri" w:hAnsi="Calibri"/>
      <w:lang w:val="es-MX"/>
    </w:rPr>
  </w:style>
  <w:style w:type="character" w:styleId="FootnoteReference">
    <w:name w:val="footnote reference"/>
    <w:basedOn w:val="DefaultParagraphFont"/>
    <w:uiPriority w:val="99"/>
    <w:semiHidden/>
    <w:unhideWhenUsed/>
    <w:rsid w:val="00CA64F9"/>
    <w:rPr>
      <w:vertAlign w:val="superscript"/>
    </w:rPr>
  </w:style>
  <w:style w:type="character" w:styleId="Emphasis">
    <w:name w:val="Emphasis"/>
    <w:basedOn w:val="DefaultParagraphFont"/>
    <w:uiPriority w:val="20"/>
    <w:qFormat/>
    <w:rsid w:val="003D4769"/>
    <w:rPr>
      <w:i/>
      <w:iCs/>
    </w:rPr>
  </w:style>
  <w:style w:type="paragraph" w:styleId="HTMLPreformatted">
    <w:name w:val="HTML Preformatted"/>
    <w:basedOn w:val="Normal"/>
    <w:link w:val="HTMLPreformattedChar"/>
    <w:uiPriority w:val="99"/>
    <w:semiHidden/>
    <w:unhideWhenUsed/>
    <w:rsid w:val="00715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s-MX"/>
    </w:rPr>
  </w:style>
  <w:style w:type="character" w:customStyle="1" w:styleId="HTMLPreformattedChar">
    <w:name w:val="HTML Preformatted Char"/>
    <w:basedOn w:val="DefaultParagraphFont"/>
    <w:link w:val="HTMLPreformatted"/>
    <w:uiPriority w:val="99"/>
    <w:semiHidden/>
    <w:rsid w:val="0071591A"/>
    <w:rPr>
      <w:rFonts w:ascii="Courier New" w:hAnsi="Courier New" w:cs="Courier New"/>
      <w:lang w:val="es-MX" w:eastAsia="es-MX"/>
    </w:rPr>
  </w:style>
  <w:style w:type="character" w:customStyle="1" w:styleId="y2iqfc">
    <w:name w:val="y2iqfc"/>
    <w:basedOn w:val="DefaultParagraphFont"/>
    <w:rsid w:val="0071591A"/>
  </w:style>
  <w:style w:type="paragraph" w:styleId="Header">
    <w:name w:val="header"/>
    <w:basedOn w:val="Normal"/>
    <w:link w:val="HeaderChar"/>
    <w:uiPriority w:val="99"/>
    <w:semiHidden/>
    <w:unhideWhenUsed/>
    <w:rsid w:val="00872404"/>
    <w:pPr>
      <w:tabs>
        <w:tab w:val="center" w:pos="4419"/>
        <w:tab w:val="right" w:pos="8838"/>
      </w:tabs>
    </w:pPr>
  </w:style>
  <w:style w:type="character" w:customStyle="1" w:styleId="HeaderChar">
    <w:name w:val="Header Char"/>
    <w:basedOn w:val="DefaultParagraphFont"/>
    <w:link w:val="Header"/>
    <w:uiPriority w:val="99"/>
    <w:semiHidden/>
    <w:rsid w:val="00872404"/>
    <w:rPr>
      <w:lang w:val="es-MX"/>
    </w:rPr>
  </w:style>
  <w:style w:type="paragraph" w:styleId="Footer">
    <w:name w:val="footer"/>
    <w:basedOn w:val="Normal"/>
    <w:link w:val="FooterChar"/>
    <w:uiPriority w:val="99"/>
    <w:semiHidden/>
    <w:unhideWhenUsed/>
    <w:rsid w:val="00872404"/>
    <w:pPr>
      <w:tabs>
        <w:tab w:val="center" w:pos="4419"/>
        <w:tab w:val="right" w:pos="8838"/>
      </w:tabs>
    </w:pPr>
  </w:style>
  <w:style w:type="character" w:customStyle="1" w:styleId="FooterChar">
    <w:name w:val="Footer Char"/>
    <w:basedOn w:val="DefaultParagraphFont"/>
    <w:link w:val="Footer"/>
    <w:uiPriority w:val="99"/>
    <w:semiHidden/>
    <w:rsid w:val="00872404"/>
    <w:rPr>
      <w:lang w:val="es-MX"/>
    </w:rPr>
  </w:style>
  <w:style w:type="paragraph" w:styleId="Revision">
    <w:name w:val="Revision"/>
    <w:hidden/>
    <w:uiPriority w:val="99"/>
    <w:semiHidden/>
    <w:rsid w:val="00552956"/>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54238">
      <w:bodyDiv w:val="1"/>
      <w:marLeft w:val="0"/>
      <w:marRight w:val="0"/>
      <w:marTop w:val="0"/>
      <w:marBottom w:val="0"/>
      <w:divBdr>
        <w:top w:val="none" w:sz="0" w:space="0" w:color="auto"/>
        <w:left w:val="none" w:sz="0" w:space="0" w:color="auto"/>
        <w:bottom w:val="none" w:sz="0" w:space="0" w:color="auto"/>
        <w:right w:val="none" w:sz="0" w:space="0" w:color="auto"/>
      </w:divBdr>
    </w:div>
    <w:div w:id="706416151">
      <w:bodyDiv w:val="1"/>
      <w:marLeft w:val="0"/>
      <w:marRight w:val="0"/>
      <w:marTop w:val="0"/>
      <w:marBottom w:val="0"/>
      <w:divBdr>
        <w:top w:val="none" w:sz="0" w:space="0" w:color="auto"/>
        <w:left w:val="none" w:sz="0" w:space="0" w:color="auto"/>
        <w:bottom w:val="none" w:sz="0" w:space="0" w:color="auto"/>
        <w:right w:val="none" w:sz="0" w:space="0" w:color="auto"/>
      </w:divBdr>
      <w:divsChild>
        <w:div w:id="195703489">
          <w:marLeft w:val="0"/>
          <w:marRight w:val="0"/>
          <w:marTop w:val="0"/>
          <w:marBottom w:val="0"/>
          <w:divBdr>
            <w:top w:val="none" w:sz="0" w:space="0" w:color="auto"/>
            <w:left w:val="none" w:sz="0" w:space="0" w:color="auto"/>
            <w:bottom w:val="none" w:sz="0" w:space="0" w:color="auto"/>
            <w:right w:val="none" w:sz="0" w:space="0" w:color="auto"/>
          </w:divBdr>
          <w:divsChild>
            <w:div w:id="934173042">
              <w:marLeft w:val="0"/>
              <w:marRight w:val="0"/>
              <w:marTop w:val="0"/>
              <w:marBottom w:val="0"/>
              <w:divBdr>
                <w:top w:val="none" w:sz="0" w:space="0" w:color="auto"/>
                <w:left w:val="none" w:sz="0" w:space="0" w:color="auto"/>
                <w:bottom w:val="none" w:sz="0" w:space="0" w:color="auto"/>
                <w:right w:val="none" w:sz="0" w:space="0" w:color="auto"/>
              </w:divBdr>
              <w:divsChild>
                <w:div w:id="33894528">
                  <w:marLeft w:val="0"/>
                  <w:marRight w:val="0"/>
                  <w:marTop w:val="0"/>
                  <w:marBottom w:val="0"/>
                  <w:divBdr>
                    <w:top w:val="none" w:sz="0" w:space="0" w:color="auto"/>
                    <w:left w:val="none" w:sz="0" w:space="0" w:color="auto"/>
                    <w:bottom w:val="none" w:sz="0" w:space="0" w:color="auto"/>
                    <w:right w:val="none" w:sz="0" w:space="0" w:color="auto"/>
                  </w:divBdr>
                  <w:divsChild>
                    <w:div w:id="9921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3596">
          <w:marLeft w:val="0"/>
          <w:marRight w:val="0"/>
          <w:marTop w:val="0"/>
          <w:marBottom w:val="0"/>
          <w:divBdr>
            <w:top w:val="none" w:sz="0" w:space="0" w:color="auto"/>
            <w:left w:val="none" w:sz="0" w:space="0" w:color="auto"/>
            <w:bottom w:val="none" w:sz="0" w:space="0" w:color="auto"/>
            <w:right w:val="none" w:sz="0" w:space="0" w:color="auto"/>
          </w:divBdr>
          <w:divsChild>
            <w:div w:id="1317417880">
              <w:marLeft w:val="0"/>
              <w:marRight w:val="0"/>
              <w:marTop w:val="0"/>
              <w:marBottom w:val="0"/>
              <w:divBdr>
                <w:top w:val="none" w:sz="0" w:space="0" w:color="auto"/>
                <w:left w:val="none" w:sz="0" w:space="0" w:color="auto"/>
                <w:bottom w:val="none" w:sz="0" w:space="0" w:color="auto"/>
                <w:right w:val="none" w:sz="0" w:space="0" w:color="auto"/>
              </w:divBdr>
            </w:div>
            <w:div w:id="1785080005">
              <w:marLeft w:val="0"/>
              <w:marRight w:val="0"/>
              <w:marTop w:val="0"/>
              <w:marBottom w:val="0"/>
              <w:divBdr>
                <w:top w:val="none" w:sz="0" w:space="0" w:color="auto"/>
                <w:left w:val="none" w:sz="0" w:space="0" w:color="auto"/>
                <w:bottom w:val="none" w:sz="0" w:space="0" w:color="auto"/>
                <w:right w:val="none" w:sz="0" w:space="0" w:color="auto"/>
              </w:divBdr>
              <w:divsChild>
                <w:div w:id="16089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798120">
      <w:bodyDiv w:val="1"/>
      <w:marLeft w:val="0"/>
      <w:marRight w:val="0"/>
      <w:marTop w:val="0"/>
      <w:marBottom w:val="0"/>
      <w:divBdr>
        <w:top w:val="none" w:sz="0" w:space="0" w:color="auto"/>
        <w:left w:val="none" w:sz="0" w:space="0" w:color="auto"/>
        <w:bottom w:val="none" w:sz="0" w:space="0" w:color="auto"/>
        <w:right w:val="none" w:sz="0" w:space="0" w:color="auto"/>
      </w:divBdr>
    </w:div>
    <w:div w:id="1195848832">
      <w:bodyDiv w:val="1"/>
      <w:marLeft w:val="0"/>
      <w:marRight w:val="0"/>
      <w:marTop w:val="0"/>
      <w:marBottom w:val="0"/>
      <w:divBdr>
        <w:top w:val="none" w:sz="0" w:space="0" w:color="auto"/>
        <w:left w:val="none" w:sz="0" w:space="0" w:color="auto"/>
        <w:bottom w:val="none" w:sz="0" w:space="0" w:color="auto"/>
        <w:right w:val="none" w:sz="0" w:space="0" w:color="auto"/>
      </w:divBdr>
    </w:div>
    <w:div w:id="1336422081">
      <w:bodyDiv w:val="1"/>
      <w:marLeft w:val="0"/>
      <w:marRight w:val="0"/>
      <w:marTop w:val="0"/>
      <w:marBottom w:val="0"/>
      <w:divBdr>
        <w:top w:val="none" w:sz="0" w:space="0" w:color="auto"/>
        <w:left w:val="none" w:sz="0" w:space="0" w:color="auto"/>
        <w:bottom w:val="none" w:sz="0" w:space="0" w:color="auto"/>
        <w:right w:val="none" w:sz="0" w:space="0" w:color="auto"/>
      </w:divBdr>
    </w:div>
    <w:div w:id="1415661882">
      <w:bodyDiv w:val="1"/>
      <w:marLeft w:val="0"/>
      <w:marRight w:val="0"/>
      <w:marTop w:val="0"/>
      <w:marBottom w:val="0"/>
      <w:divBdr>
        <w:top w:val="none" w:sz="0" w:space="0" w:color="auto"/>
        <w:left w:val="none" w:sz="0" w:space="0" w:color="auto"/>
        <w:bottom w:val="none" w:sz="0" w:space="0" w:color="auto"/>
        <w:right w:val="none" w:sz="0" w:space="0" w:color="auto"/>
      </w:divBdr>
    </w:div>
    <w:div w:id="1535727662">
      <w:bodyDiv w:val="1"/>
      <w:marLeft w:val="0"/>
      <w:marRight w:val="0"/>
      <w:marTop w:val="0"/>
      <w:marBottom w:val="0"/>
      <w:divBdr>
        <w:top w:val="none" w:sz="0" w:space="0" w:color="auto"/>
        <w:left w:val="none" w:sz="0" w:space="0" w:color="auto"/>
        <w:bottom w:val="none" w:sz="0" w:space="0" w:color="auto"/>
        <w:right w:val="none" w:sz="0" w:space="0" w:color="auto"/>
      </w:divBdr>
    </w:div>
    <w:div w:id="1614364946">
      <w:bodyDiv w:val="1"/>
      <w:marLeft w:val="0"/>
      <w:marRight w:val="0"/>
      <w:marTop w:val="0"/>
      <w:marBottom w:val="0"/>
      <w:divBdr>
        <w:top w:val="none" w:sz="0" w:space="0" w:color="auto"/>
        <w:left w:val="none" w:sz="0" w:space="0" w:color="auto"/>
        <w:bottom w:val="none" w:sz="0" w:space="0" w:color="auto"/>
        <w:right w:val="none" w:sz="0" w:space="0" w:color="auto"/>
      </w:divBdr>
    </w:div>
    <w:div w:id="1753895272">
      <w:bodyDiv w:val="1"/>
      <w:marLeft w:val="0"/>
      <w:marRight w:val="0"/>
      <w:marTop w:val="0"/>
      <w:marBottom w:val="0"/>
      <w:divBdr>
        <w:top w:val="none" w:sz="0" w:space="0" w:color="auto"/>
        <w:left w:val="none" w:sz="0" w:space="0" w:color="auto"/>
        <w:bottom w:val="none" w:sz="0" w:space="0" w:color="auto"/>
        <w:right w:val="none" w:sz="0" w:space="0" w:color="auto"/>
      </w:divBdr>
    </w:div>
    <w:div w:id="1784568533">
      <w:bodyDiv w:val="1"/>
      <w:marLeft w:val="0"/>
      <w:marRight w:val="0"/>
      <w:marTop w:val="0"/>
      <w:marBottom w:val="0"/>
      <w:divBdr>
        <w:top w:val="none" w:sz="0" w:space="0" w:color="auto"/>
        <w:left w:val="none" w:sz="0" w:space="0" w:color="auto"/>
        <w:bottom w:val="none" w:sz="0" w:space="0" w:color="auto"/>
        <w:right w:val="none" w:sz="0" w:space="0" w:color="auto"/>
      </w:divBdr>
    </w:div>
    <w:div w:id="1889680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075C3-9586-4C2D-8801-98F5F27F6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9154</TotalTime>
  <Pages>1</Pages>
  <Words>1567</Words>
  <Characters>8938</Characters>
  <Application>Microsoft Office Word</Application>
  <DocSecurity>4</DocSecurity>
  <Lines>74</Lines>
  <Paragraphs>20</Paragraphs>
  <ScaleCrop>false</ScaleCrop>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dc:creator>
  <cp:keywords/>
  <cp:lastModifiedBy>Celina Orozco</cp:lastModifiedBy>
  <cp:revision>208</cp:revision>
  <dcterms:created xsi:type="dcterms:W3CDTF">2025-11-20T23:10:00Z</dcterms:created>
  <dcterms:modified xsi:type="dcterms:W3CDTF">2026-02-03T22:50:00Z</dcterms:modified>
</cp:coreProperties>
</file>