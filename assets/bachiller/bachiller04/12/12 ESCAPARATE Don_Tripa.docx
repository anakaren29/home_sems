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FFE4" w14:textId="2A067FD9" w:rsidR="009D1570" w:rsidRDefault="54832758" w:rsidP="259B1522">
      <w:pPr>
        <w:spacing w:after="0" w:line="360" w:lineRule="auto"/>
        <w:jc w:val="center"/>
        <w:rPr>
          <w:b/>
          <w:bCs/>
        </w:rPr>
      </w:pPr>
      <w:r w:rsidRPr="385CDC8B">
        <w:rPr>
          <w:b/>
          <w:bCs/>
        </w:rPr>
        <w:t>Don Tripa</w:t>
      </w:r>
    </w:p>
    <w:p w14:paraId="531D9683" w14:textId="18D53E6A" w:rsidR="774E88F1" w:rsidRDefault="774E88F1" w:rsidP="385CDC8B">
      <w:pPr>
        <w:spacing w:after="0" w:line="360" w:lineRule="auto"/>
        <w:ind w:left="720"/>
        <w:jc w:val="center"/>
        <w:rPr>
          <w:b/>
          <w:bCs/>
        </w:rPr>
      </w:pPr>
      <w:r w:rsidRPr="385CDC8B">
        <w:rPr>
          <w:b/>
          <w:bCs/>
        </w:rPr>
        <w:t xml:space="preserve">                                                                                                                                        Lucas Hernández</w:t>
      </w:r>
      <w:commentRangeStart w:id="0"/>
      <w:commentRangeEnd w:id="0"/>
      <w:r>
        <w:rPr>
          <w:rStyle w:val="Refdecomentario"/>
          <w:b/>
          <w:bCs/>
          <w:sz w:val="24"/>
          <w:szCs w:val="24"/>
        </w:rPr>
        <w:commentReference w:id="0"/>
      </w:r>
    </w:p>
    <w:p w14:paraId="7DE1272C" w14:textId="2691C73E" w:rsidR="385CDC8B" w:rsidRDefault="385CDC8B" w:rsidP="385CDC8B">
      <w:pPr>
        <w:spacing w:after="0" w:line="360" w:lineRule="auto"/>
        <w:jc w:val="both"/>
      </w:pPr>
    </w:p>
    <w:p w14:paraId="7E1EC5FD" w14:textId="67C3290C" w:rsidR="009D1570" w:rsidRPr="00131547" w:rsidRDefault="3685DF4C" w:rsidP="259B1522">
      <w:pPr>
        <w:spacing w:after="0" w:line="360" w:lineRule="auto"/>
        <w:jc w:val="both"/>
      </w:pPr>
      <w:r>
        <w:t>El calor era tan intenso que derretía los pensamientos. Su cadavérica figura resaltaba en los ojos hundidos</w:t>
      </w:r>
      <w:r w:rsidR="545871DF">
        <w:t xml:space="preserve">: </w:t>
      </w:r>
      <w:r w:rsidRPr="385CDC8B">
        <w:rPr>
          <w:rPrChange w:id="2" w:author="Celina Orozco Correa" w:date="2026-01-21T16:18:00Z">
            <w:rPr>
              <w:rFonts w:ascii="Times New Roman" w:hAnsi="Times New Roman" w:cs="Times New Roman"/>
            </w:rPr>
          </w:rPrChange>
        </w:rPr>
        <w:t>aunque</w:t>
      </w:r>
      <w:r>
        <w:t xml:space="preserve"> abiertos totalmente, parecían los de un bagre sobre hielo en el supermercado. Llevaba cerca de una hora esperando la ruta. Todos los micros que pasaban por esa parada tenían como destino la central de autobuses que lo llevarían hasta su lugar de origen. Él lo sabía</w:t>
      </w:r>
      <w:r w:rsidR="2E1479BA">
        <w:t>,</w:t>
      </w:r>
      <w:r w:rsidR="15575FB6">
        <w:t xml:space="preserve"> </w:t>
      </w:r>
      <w:r w:rsidRPr="385CDC8B">
        <w:rPr>
          <w:rPrChange w:id="3" w:author="Celina Orozco Correa" w:date="2026-01-21T16:18:00Z">
            <w:rPr>
              <w:rFonts w:ascii="Times New Roman" w:hAnsi="Times New Roman" w:cs="Times New Roman"/>
            </w:rPr>
          </w:rPrChange>
        </w:rPr>
        <w:t>aunque</w:t>
      </w:r>
      <w:r>
        <w:t xml:space="preserve"> cada diez minutos pasaba un microbús, sólo confiaría en el del anuncio con mala letra, en tinta blanca.</w:t>
      </w:r>
    </w:p>
    <w:p w14:paraId="7D9E86F3" w14:textId="5D6FE39A" w:rsidR="009D1570" w:rsidRPr="00131547" w:rsidRDefault="3685DF4C" w:rsidP="259B1522">
      <w:pPr>
        <w:spacing w:after="0" w:line="360" w:lineRule="auto"/>
        <w:ind w:firstLine="720"/>
        <w:jc w:val="both"/>
      </w:pPr>
      <w:r>
        <w:t xml:space="preserve">A menudo se tocaba el pecho y preguntaba </w:t>
      </w:r>
      <w:r w:rsidR="5C891F5C">
        <w:t xml:space="preserve">qué </w:t>
      </w:r>
      <w:r>
        <w:t>iba a hacer con tanto dinero</w:t>
      </w:r>
      <w:r w:rsidR="5998D661">
        <w:t>.</w:t>
      </w:r>
      <w:r>
        <w:t xml:space="preserve"> Le escurrían las ideas como las gotas de sudor de su frente. No le importaron las miradas de asombro que sentía. Más que en el sudor, la gente fijaba su vista en un jorongo de lana, prenda típica invernal que don Tripa usaba. Hace algún tiempo que a cualquier hora le invadía el frío. A pesar del calor sofocante, por nada del mundo se quitaba el jorongo; era su escudo protector, como una cota de malla, mejor dicho, de lana.</w:t>
      </w:r>
    </w:p>
    <w:p w14:paraId="45AC04D9" w14:textId="7A6D6B84" w:rsidR="009D1570" w:rsidRPr="00131547" w:rsidRDefault="009D1570" w:rsidP="259B1522">
      <w:pPr>
        <w:spacing w:after="0" w:line="360" w:lineRule="auto"/>
        <w:ind w:firstLine="720"/>
        <w:jc w:val="both"/>
      </w:pPr>
      <w:r w:rsidRPr="6DFC4437">
        <w:t>Debajo, atravesado al pecho, llevaba un morral de ixcle. Dentro cargaba la pequeña fortuna que le generó la venta de figuras de ópalo. Eran cinco fajos de billetes de la más alta denominación</w:t>
      </w:r>
      <w:r w:rsidR="1B9E8DA2" w:rsidRPr="6DFC4437">
        <w:t>;</w:t>
      </w:r>
      <w:r w:rsidRPr="6DFC4437">
        <w:t xml:space="preserve"> junto a estos, envuelta en una servilleta bordada de girasoles, una torta de frijoles con chile y queso. El jorongo desgastado y los ojos hundidos le daban a don Tripa una apariencia de mendigo. Sin embargo, en ese morral de ixcle tenía más de lo que el propietario del autobús ganaba en un par de años.</w:t>
      </w:r>
    </w:p>
    <w:p w14:paraId="7342DA50" w14:textId="3E98191C" w:rsidR="009D1570" w:rsidRPr="00131547" w:rsidRDefault="009D1570" w:rsidP="259B1522">
      <w:pPr>
        <w:spacing w:after="0" w:line="360" w:lineRule="auto"/>
        <w:ind w:firstLine="720"/>
        <w:jc w:val="both"/>
      </w:pPr>
      <w:r w:rsidRPr="6DFC4437">
        <w:t>Su tesoro dejó de oler a dinero</w:t>
      </w:r>
      <w:r w:rsidR="1C566A2D" w:rsidRPr="6DFC4437">
        <w:t>,</w:t>
      </w:r>
      <w:r w:rsidRPr="6DFC4437">
        <w:t xml:space="preserve"> su almuerzo intacto: debajo del jorongo se creó todo un caldo de olores. Ese “itacate paseado” había terminado de sazonarse. Finalmente</w:t>
      </w:r>
      <w:r w:rsidR="005C1550" w:rsidRPr="6DFC4437">
        <w:t>,</w:t>
      </w:r>
      <w:r w:rsidRPr="6DFC4437">
        <w:t xml:space="preserve"> la espera terminó. Subió al camión, estaba a punto de pagar cuando se percató </w:t>
      </w:r>
      <w:r w:rsidR="00E011F3" w:rsidRPr="6DFC4437">
        <w:t xml:space="preserve">de </w:t>
      </w:r>
      <w:r w:rsidRPr="6DFC4437">
        <w:t>que sólo traía dos monedas para un recorrido de cinco pesos. El chofer lo miró a los ojos: —Faltan tres pesos —le dijo. Nerviosamente se buscaba entre las bolsas. Traía para comprar el camión, pero por ningún motivo mostraría su gran fortuna atravesada en el pecho. Una segunda mirada lastimosa de don Tripa provocó un “ya pásale” compasivo.</w:t>
      </w:r>
    </w:p>
    <w:p w14:paraId="66BE14F7" w14:textId="51277A2A" w:rsidR="009D1570" w:rsidRPr="00131547" w:rsidRDefault="009D1570" w:rsidP="259B1522">
      <w:pPr>
        <w:spacing w:after="0" w:line="360" w:lineRule="auto"/>
        <w:ind w:firstLine="720"/>
        <w:jc w:val="both"/>
      </w:pPr>
      <w:r w:rsidRPr="259B1522">
        <w:lastRenderedPageBreak/>
        <w:t xml:space="preserve">El chofer, que nunca perdonó el faltante de dinero a ningún pasajero, se extrañó </w:t>
      </w:r>
      <w:r w:rsidR="009C1570" w:rsidRPr="259B1522">
        <w:t xml:space="preserve">de </w:t>
      </w:r>
      <w:r w:rsidRPr="259B1522">
        <w:t>su reacción. Hacía mucho tiempo que no sentía esa sensación de compasión. Quizá fue la mirada hundida</w:t>
      </w:r>
      <w:r w:rsidR="00BD775E" w:rsidRPr="259B1522">
        <w:t xml:space="preserve"> del hombre</w:t>
      </w:r>
      <w:r w:rsidRPr="259B1522">
        <w:t xml:space="preserve">, aspecto que en sus años de juventud </w:t>
      </w:r>
      <w:r w:rsidR="00A5261A" w:rsidRPr="259B1522">
        <w:t xml:space="preserve">había sido </w:t>
      </w:r>
      <w:r w:rsidRPr="259B1522">
        <w:t xml:space="preserve">lo </w:t>
      </w:r>
      <w:r w:rsidR="00884386" w:rsidRPr="259B1522">
        <w:t>opuesto</w:t>
      </w:r>
      <w:r w:rsidRPr="259B1522">
        <w:t>. Don Tripa tenía dos pasiones en la vida: su mina de ópalos y los tacos de carnitas. Todos los días, antes de realizar sus labores de excavación y extracción, Tripa Gorda, como le decían en la juventud, pasaba a la carnicería de los “Porkis”. Podía comerse hasta catorce tacos y tres refrescos de cola: —C</w:t>
      </w:r>
      <w:r w:rsidR="004C4AAB" w:rsidRPr="259B1522">
        <w:t>ó</w:t>
      </w:r>
      <w:r w:rsidRPr="259B1522">
        <w:t>mo envidio los botones de su camisa, Tripa Gorda, esos tienen más fuerza que el amor —le decía Agustino, un ebanista de espíritu vacilador que todos los días desayunaba con él.</w:t>
      </w:r>
    </w:p>
    <w:p w14:paraId="7570E527" w14:textId="1FF2787D" w:rsidR="00521F10" w:rsidRDefault="009D1570" w:rsidP="259B1522">
      <w:pPr>
        <w:spacing w:after="0" w:line="360" w:lineRule="auto"/>
        <w:ind w:firstLine="720"/>
        <w:jc w:val="both"/>
        <w:rPr>
          <w:ins w:id="4" w:author="Celina Orozco Correa" w:date="2026-01-21T16:45:00Z" w16du:dateUtc="2026-01-21T22:45:00Z"/>
        </w:rPr>
      </w:pPr>
      <w:r w:rsidRPr="259B1522">
        <w:t xml:space="preserve">Fue Agustino quien una mañana corrió a la carnicería: </w:t>
      </w:r>
    </w:p>
    <w:p w14:paraId="5C334EBB" w14:textId="3E00D7AE" w:rsidR="006A08AD" w:rsidRDefault="009D1570" w:rsidP="259B1522">
      <w:pPr>
        <w:spacing w:after="0" w:line="360" w:lineRule="auto"/>
        <w:ind w:firstLine="720"/>
        <w:jc w:val="both"/>
        <w:rPr>
          <w:ins w:id="5" w:author="Celina Orozco Correa" w:date="2026-01-21T16:45:00Z" w16du:dateUtc="2026-01-21T22:45:00Z"/>
        </w:rPr>
      </w:pPr>
      <w:r w:rsidRPr="259B1522">
        <w:t>—¡Tripa Gorda, Tripa Gorda! Un camión de transportes acaba de arrollar a un pequeño, la gente dice que es su hijo, corra, corra.</w:t>
      </w:r>
    </w:p>
    <w:p w14:paraId="6C8E57A7" w14:textId="548EEC27" w:rsidR="00C97757" w:rsidRPr="00131547" w:rsidRDefault="009D1570" w:rsidP="259B1522">
      <w:pPr>
        <w:spacing w:after="0" w:line="360" w:lineRule="auto"/>
        <w:ind w:firstLine="720"/>
        <w:jc w:val="both"/>
        <w:rPr>
          <w:ins w:id="6" w:author="Celina Orozco Correa" w:date="2026-01-21T16:46:00Z" w16du:dateUtc="2026-01-21T22:46:00Z"/>
        </w:rPr>
      </w:pPr>
      <w:r w:rsidRPr="259B1522">
        <w:t>Nadie supo por qué, ni cómo fue la confusión. En efecto, aquella mañana habían arrollado a un niño, pero no era su hijo. Tripa Gorda llegó a su casa y se encerró. Ni la voz del supuesto atropellado lo convenció de que todo había sido un error. Su familia lo veía a través de una pequeña ventana, sentado e inmóvil en una mecedora. Así pasó quince días. Sin comer, dicen que también sin dormir. Únicamente se levantaba al baño y regresaba a su postura con la mirada perdida.</w:t>
      </w:r>
    </w:p>
    <w:p w14:paraId="4F3DADA4" w14:textId="0AE9B626" w:rsidR="009D1570" w:rsidRPr="00131547" w:rsidRDefault="3685DF4C">
      <w:pPr>
        <w:spacing w:after="0" w:line="360" w:lineRule="auto"/>
        <w:ind w:firstLine="720"/>
        <w:jc w:val="both"/>
        <w:pPrChange w:id="7" w:author="Celina Orozco Correa" w:date="2026-01-21T16:46:00Z" w16du:dateUtc="2026-01-21T22:46:00Z">
          <w:pPr>
            <w:spacing w:line="360" w:lineRule="auto"/>
            <w:jc w:val="both"/>
          </w:pPr>
        </w:pPrChange>
      </w:pPr>
      <w:r>
        <w:t xml:space="preserve">Un martes al fin salió de la habitación, totalmente transformado, como si fuera otra persona. Los ojos más abiertos que nunca, pero unos ojos sin vida, como los de los maniquíes. De Tripa Gorda no quedaba nada: una barba enorme y una delgadez extrema le hacían parecer un </w:t>
      </w:r>
      <w:r w:rsidR="2C90A836">
        <w:t>talibán</w:t>
      </w:r>
      <w:r>
        <w:t xml:space="preserve">. Jamás volvió a probar un taco de carnitas. Tan sólo el olor </w:t>
      </w:r>
      <w:r w:rsidR="5B02A86A">
        <w:t xml:space="preserve">le </w:t>
      </w:r>
      <w:r>
        <w:t>ocasionaba exageradas náuseas. No volvió a ser él mismo, había perdido la chispa de paisano regordete y bonachón. Le vino encima una desgracia equivocada que le provocó la diabetes. La gente decía que seguro la impresión de imaginar al hijo muerto. Todo cambió en su vida desde aquel suceso.</w:t>
      </w:r>
    </w:p>
    <w:p w14:paraId="0C3B50C3" w14:textId="093F60B9" w:rsidR="009D1570" w:rsidRPr="00131547" w:rsidRDefault="3685DF4C">
      <w:pPr>
        <w:spacing w:after="0" w:line="360" w:lineRule="auto"/>
        <w:ind w:firstLine="720"/>
        <w:jc w:val="both"/>
        <w:pPrChange w:id="8" w:author="Celina Orozco Correa" w:date="2026-01-21T16:46:00Z" w16du:dateUtc="2026-01-21T22:46:00Z">
          <w:pPr>
            <w:spacing w:line="360" w:lineRule="auto"/>
            <w:jc w:val="both"/>
          </w:pPr>
        </w:pPrChange>
      </w:pPr>
      <w:r>
        <w:t>Se convirtió en una persona triste y amargada. La única actividad que le llenaba un poco el alma de alegría era la extracción de ópalos, que él mismo convertía en figuras de singular belleza</w:t>
      </w:r>
      <w:r w:rsidR="7F009151">
        <w:t>, las</w:t>
      </w:r>
      <w:r>
        <w:t xml:space="preserve"> </w:t>
      </w:r>
      <w:r w:rsidR="7F009151">
        <w:t>m</w:t>
      </w:r>
      <w:r w:rsidRPr="385CDC8B">
        <w:rPr>
          <w:rPrChange w:id="9" w:author="Celina Orozco Correa" w:date="2026-01-21T15:28:00Z">
            <w:rPr>
              <w:rFonts w:ascii="Times New Roman" w:hAnsi="Times New Roman" w:cs="Times New Roman"/>
            </w:rPr>
          </w:rPrChange>
        </w:rPr>
        <w:t>ismas que</w:t>
      </w:r>
      <w:r>
        <w:t xml:space="preserve"> aquel caluroso día acababa de vender a un reconocido </w:t>
      </w:r>
      <w:r>
        <w:lastRenderedPageBreak/>
        <w:t>joyero de la ciudad. No quiso ocupar un taxi, a pesar de la insistencia del joyero: —Lleva usted mucho dinero allí, no se exponga, le conseguiré un taxi. —No es necesario, no insista</w:t>
      </w:r>
      <w:r w:rsidR="65034603">
        <w:t>—</w:t>
      </w:r>
      <w:r>
        <w:t>. Contó nuevamente el dinero, lo guardó en el morral de ixcle, se acomodó el jorongo y enfiló hacia la parada del microbús.</w:t>
      </w:r>
    </w:p>
    <w:p w14:paraId="38F13882" w14:textId="2044464E" w:rsidR="00BA4300" w:rsidRDefault="009D1570" w:rsidP="259B1522">
      <w:pPr>
        <w:spacing w:after="0" w:line="360" w:lineRule="auto"/>
        <w:ind w:firstLine="720"/>
        <w:jc w:val="both"/>
        <w:rPr>
          <w:ins w:id="10" w:author="Celina Orozco Correa" w:date="2026-01-21T17:02:00Z" w16du:dateUtc="2026-01-21T23:02:00Z"/>
        </w:rPr>
      </w:pPr>
      <w:r w:rsidRPr="259B1522">
        <w:t>El recorrido fue de lo más normal, hasta que el chofer tomó una desviación y paró abruptamente. Abrió las puertas del camión y cuatro hombres armados se subieron: dos por la entrada trasera y dos en la parte delantera. El conductor sacó un arma, los otros asaltantes hicieron lo mismo, mientras pasaban por los lugares rápidamente inspeccionando a todos los pasajeros y despojándol</w:t>
      </w:r>
      <w:r w:rsidR="00D414AD" w:rsidRPr="259B1522">
        <w:t>o</w:t>
      </w:r>
      <w:r w:rsidRPr="259B1522">
        <w:t xml:space="preserve">s de sus pertenencias. “Son los ahorros de toda mi vida”, pensaba don Tripa, “no dejaré que me quiten un solo centavo”. </w:t>
      </w:r>
    </w:p>
    <w:p w14:paraId="2B1B564A" w14:textId="01E829A3" w:rsidR="009D1570" w:rsidRPr="00131547" w:rsidRDefault="009D1570" w:rsidP="259B1522">
      <w:pPr>
        <w:spacing w:after="0" w:line="360" w:lineRule="auto"/>
        <w:ind w:firstLine="720"/>
        <w:jc w:val="both"/>
      </w:pPr>
      <w:r w:rsidRPr="259B1522">
        <w:t>—</w:t>
      </w:r>
      <w:r w:rsidR="009D4C22" w:rsidRPr="259B1522">
        <w:t>¡</w:t>
      </w:r>
      <w:r w:rsidRPr="259B1522">
        <w:t>Hey, tú, levántate</w:t>
      </w:r>
      <w:r w:rsidR="009D4C22" w:rsidRPr="259B1522">
        <w:t>!</w:t>
      </w:r>
      <w:r w:rsidRPr="259B1522">
        <w:t xml:space="preserve"> —l</w:t>
      </w:r>
      <w:r w:rsidR="007C6A52" w:rsidRPr="259B1522">
        <w:t>o</w:t>
      </w:r>
      <w:r w:rsidRPr="259B1522">
        <w:t xml:space="preserve"> increpó un asaltante con el rev</w:t>
      </w:r>
      <w:r w:rsidR="00162F33" w:rsidRPr="259B1522">
        <w:t>ó</w:t>
      </w:r>
      <w:r w:rsidRPr="259B1522">
        <w:t xml:space="preserve">lver en la sien. El asaltante hurgó en las bolsas del pantalón desgastado, se dio cuenta </w:t>
      </w:r>
      <w:r w:rsidR="00E634D6" w:rsidRPr="259B1522">
        <w:t xml:space="preserve">de </w:t>
      </w:r>
      <w:r w:rsidRPr="259B1522">
        <w:t>que no traía un centavo. L</w:t>
      </w:r>
      <w:r w:rsidR="00E634D6" w:rsidRPr="259B1522">
        <w:t>o</w:t>
      </w:r>
      <w:r w:rsidRPr="259B1522">
        <w:t xml:space="preserve"> miró fijamente a los ojos y percibió el olor a comida.</w:t>
      </w:r>
    </w:p>
    <w:p w14:paraId="647EFFD2" w14:textId="2024A0CD" w:rsidR="009D1570" w:rsidRDefault="3685DF4C" w:rsidP="259B1522">
      <w:pPr>
        <w:spacing w:after="0" w:line="360" w:lineRule="auto"/>
        <w:ind w:firstLine="720"/>
        <w:jc w:val="both"/>
      </w:pPr>
      <w:r>
        <w:t xml:space="preserve">—¿Qué traes ahí debajo? ¡Rápido!, quítate el jorongo —don Tripa sentía </w:t>
      </w:r>
      <w:r w:rsidRPr="385CDC8B">
        <w:rPr>
          <w:rPrChange w:id="11" w:author="Celina Orozco Correa" w:date="2026-01-21T17:03:00Z">
            <w:rPr>
              <w:rFonts w:ascii="Times New Roman" w:hAnsi="Times New Roman" w:cs="Times New Roman"/>
            </w:rPr>
          </w:rPrChange>
        </w:rPr>
        <w:t>desfallecer sus piernas</w:t>
      </w:r>
      <w:r>
        <w:t xml:space="preserve"> mientras se quitaba el jorongo. Comenzó a faltarle el aire. </w:t>
      </w:r>
      <w:r w:rsidRPr="385CDC8B">
        <w:rPr>
          <w:rPrChange w:id="12" w:author="Celina Orozco Correa" w:date="2026-01-21T17:03:00Z">
            <w:rPr>
              <w:rFonts w:ascii="Times New Roman" w:hAnsi="Times New Roman" w:cs="Times New Roman"/>
            </w:rPr>
          </w:rPrChange>
        </w:rPr>
        <w:t xml:space="preserve">Antes </w:t>
      </w:r>
      <w:r w:rsidR="09EBD7EF">
        <w:t xml:space="preserve">de </w:t>
      </w:r>
      <w:r w:rsidRPr="385CDC8B">
        <w:rPr>
          <w:rPrChange w:id="13" w:author="Celina Orozco Correa" w:date="2026-01-21T17:03:00Z">
            <w:rPr>
              <w:rFonts w:ascii="Times New Roman" w:hAnsi="Times New Roman" w:cs="Times New Roman"/>
            </w:rPr>
          </w:rPrChange>
        </w:rPr>
        <w:t>que</w:t>
      </w:r>
      <w:r>
        <w:t xml:space="preserve"> el asaltante se aproximara al morral, con una frialdad tan evidente como la de sus ojos, sacó la torta envuelta y le dijo: “Es mi almuerzo”. El asaltante le arrebató el envoltorio y continuó inspeccionando a los demás pasajeros. Rápidamente</w:t>
      </w:r>
      <w:r w:rsidR="21B25D78">
        <w:t>,</w:t>
      </w:r>
      <w:r>
        <w:t xml:space="preserve"> don Tripa volvió a ponerse el jorongo</w:t>
      </w:r>
      <w:r w:rsidR="7EBC94A8">
        <w:t xml:space="preserve"> </w:t>
      </w:r>
      <w:r>
        <w:t>mientras el chofer del microbús se hundía por última vez en su mirada. Casi a punto de bajar, le arrojó dos monedas.</w:t>
      </w:r>
    </w:p>
    <w:p w14:paraId="381D5A95" w14:textId="77777777" w:rsidR="00336FC4" w:rsidRDefault="00336FC4" w:rsidP="00336FC4">
      <w:pPr>
        <w:spacing w:after="0" w:line="360" w:lineRule="auto"/>
        <w:jc w:val="both"/>
      </w:pPr>
    </w:p>
    <w:p w14:paraId="543D2FB8" w14:textId="29123D17" w:rsidR="00740A56" w:rsidRDefault="00740A56" w:rsidP="00336FC4">
      <w:pPr>
        <w:spacing w:after="0" w:line="360" w:lineRule="auto"/>
        <w:jc w:val="both"/>
        <w:rPr>
          <w:b/>
          <w:bCs/>
        </w:rPr>
      </w:pPr>
      <w:r w:rsidRPr="00740A56">
        <w:rPr>
          <w:b/>
          <w:bCs/>
        </w:rPr>
        <w:t>Lucas Saúl Hernández Castill</w:t>
      </w:r>
      <w:r w:rsidR="001262E9">
        <w:rPr>
          <w:b/>
          <w:bCs/>
        </w:rPr>
        <w:t>o</w:t>
      </w:r>
    </w:p>
    <w:p w14:paraId="5D4A03D3" w14:textId="77777777" w:rsidR="00740A56" w:rsidRDefault="00740A56" w:rsidP="00336FC4">
      <w:pPr>
        <w:spacing w:after="0" w:line="360" w:lineRule="auto"/>
        <w:jc w:val="both"/>
        <w:rPr>
          <w:b/>
          <w:bCs/>
        </w:rPr>
      </w:pPr>
    </w:p>
    <w:p w14:paraId="0444D694" w14:textId="019D4523" w:rsidR="00336FC4" w:rsidRPr="00131547" w:rsidRDefault="001262E9" w:rsidP="00336FC4">
      <w:pPr>
        <w:spacing w:after="0" w:line="360" w:lineRule="auto"/>
        <w:jc w:val="both"/>
      </w:pPr>
      <w:r>
        <w:t xml:space="preserve">Es </w:t>
      </w:r>
      <w:r w:rsidR="00740A56" w:rsidRPr="00740A56">
        <w:t xml:space="preserve">licenciado en Ciencias de la Comunicación por la Universidad del Valle de México, campus Juriquilla. Obtuvo la Maestría en Creación Educativa por la Universidad Autónoma de Querétaro. Fue colaborador de la agencia internacional Xinhua News Agency entre 2005 y 2010. </w:t>
      </w:r>
      <w:r w:rsidR="009929C1">
        <w:t>A</w:t>
      </w:r>
      <w:r w:rsidR="00740A56" w:rsidRPr="00740A56">
        <w:t xml:space="preserve">utor de los libros de cuentos </w:t>
      </w:r>
      <w:r w:rsidR="00740A56" w:rsidRPr="00740A56">
        <w:rPr>
          <w:i/>
          <w:iCs/>
        </w:rPr>
        <w:t>Anticuario</w:t>
      </w:r>
      <w:r w:rsidR="00740A56" w:rsidRPr="00740A56">
        <w:t xml:space="preserve"> (2018) y </w:t>
      </w:r>
      <w:r w:rsidR="00740A56" w:rsidRPr="00740A56">
        <w:rPr>
          <w:i/>
          <w:iCs/>
        </w:rPr>
        <w:t>Trashumante</w:t>
      </w:r>
      <w:r w:rsidR="00740A56" w:rsidRPr="00740A56">
        <w:t xml:space="preserve"> (2020). Actualmente se desempeña como docente en el Colegio de Bachilleres, donde coordina el taller de teatro y diversas asignaturas vinculadas a la comunicación y las ciencias sociales.</w:t>
      </w:r>
    </w:p>
    <w:sectPr w:rsidR="00336FC4" w:rsidRPr="001315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ia Ramírez Cisneros" w:date="2026-01-28T19:08:00Z" w:initials="CC">
    <w:p w14:paraId="34F313BC" w14:textId="5CD61A34" w:rsidR="005E4264" w:rsidRDefault="005E4264">
      <w:pPr>
        <w:pStyle w:val="Textocomentario"/>
      </w:pPr>
      <w:r>
        <w:annotationRef/>
      </w:r>
      <w:r>
        <w:fldChar w:fldCharType="begin"/>
      </w:r>
      <w:r>
        <w:instrText xml:space="preserve"> HYPERLINK "mailto:luis.flores@sems.gob.mx"</w:instrText>
      </w:r>
      <w:bookmarkStart w:id="1" w:name="_@_3C97015852014B05B47B2C14C8C9BB4CZ"/>
      <w:r>
        <w:fldChar w:fldCharType="separate"/>
      </w:r>
      <w:bookmarkEnd w:id="1"/>
      <w:r w:rsidRPr="106FCE9A">
        <w:rPr>
          <w:noProof/>
        </w:rPr>
        <w:t>@Luis Flores Romero</w:t>
      </w:r>
      <w:r>
        <w:fldChar w:fldCharType="end"/>
      </w:r>
      <w:r w:rsidRPr="333C25B5">
        <w:t>, ya quedó el cuerpo del relato. Solo me queda pendiente la revisión de la semblanza una vez que la incluyan.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313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BCAA20" w16cex:dateUtc="2026-01-29T0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313BC" w16cid:durableId="7CBCAA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rson w15:author="Celina Orozco Correa">
    <w15:presenceInfo w15:providerId="AD" w15:userId="S::celina.orozco@sems.gob.mx::7c66bc33-c61d-4cac-a6c6-30916dec8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F4327"/>
    <w:rsid w:val="001262E9"/>
    <w:rsid w:val="00131547"/>
    <w:rsid w:val="00162F33"/>
    <w:rsid w:val="001C38D0"/>
    <w:rsid w:val="001F40EA"/>
    <w:rsid w:val="00251729"/>
    <w:rsid w:val="00291AAA"/>
    <w:rsid w:val="002E51AB"/>
    <w:rsid w:val="00324B44"/>
    <w:rsid w:val="00336FC4"/>
    <w:rsid w:val="0036562D"/>
    <w:rsid w:val="003D3852"/>
    <w:rsid w:val="00452DAA"/>
    <w:rsid w:val="00465911"/>
    <w:rsid w:val="00473B4B"/>
    <w:rsid w:val="004976E0"/>
    <w:rsid w:val="004C4AAB"/>
    <w:rsid w:val="00521F10"/>
    <w:rsid w:val="00525871"/>
    <w:rsid w:val="00573AD4"/>
    <w:rsid w:val="005A534A"/>
    <w:rsid w:val="005B089A"/>
    <w:rsid w:val="005C1550"/>
    <w:rsid w:val="006A08AD"/>
    <w:rsid w:val="006D6A1B"/>
    <w:rsid w:val="00740A56"/>
    <w:rsid w:val="00742781"/>
    <w:rsid w:val="007C6A52"/>
    <w:rsid w:val="007E3AA8"/>
    <w:rsid w:val="00827C87"/>
    <w:rsid w:val="008826DD"/>
    <w:rsid w:val="00884386"/>
    <w:rsid w:val="008B3B21"/>
    <w:rsid w:val="009929C1"/>
    <w:rsid w:val="009C1570"/>
    <w:rsid w:val="009D1570"/>
    <w:rsid w:val="009D4C22"/>
    <w:rsid w:val="009E605D"/>
    <w:rsid w:val="00A20880"/>
    <w:rsid w:val="00A352C8"/>
    <w:rsid w:val="00A369D2"/>
    <w:rsid w:val="00A5261A"/>
    <w:rsid w:val="00A86434"/>
    <w:rsid w:val="00AF0A83"/>
    <w:rsid w:val="00B13974"/>
    <w:rsid w:val="00B41C2B"/>
    <w:rsid w:val="00BA4300"/>
    <w:rsid w:val="00BC1A8D"/>
    <w:rsid w:val="00BD537B"/>
    <w:rsid w:val="00BD775E"/>
    <w:rsid w:val="00BE589A"/>
    <w:rsid w:val="00C26D93"/>
    <w:rsid w:val="00C27141"/>
    <w:rsid w:val="00C7107E"/>
    <w:rsid w:val="00C97757"/>
    <w:rsid w:val="00CF14EE"/>
    <w:rsid w:val="00D32292"/>
    <w:rsid w:val="00D414AD"/>
    <w:rsid w:val="00D44A45"/>
    <w:rsid w:val="00D53657"/>
    <w:rsid w:val="00D561B8"/>
    <w:rsid w:val="00D7041F"/>
    <w:rsid w:val="00D75435"/>
    <w:rsid w:val="00DA6C12"/>
    <w:rsid w:val="00DC4134"/>
    <w:rsid w:val="00DE5146"/>
    <w:rsid w:val="00DF2FBF"/>
    <w:rsid w:val="00E011F3"/>
    <w:rsid w:val="00E634D6"/>
    <w:rsid w:val="00E96CA0"/>
    <w:rsid w:val="00E972E7"/>
    <w:rsid w:val="00F04A47"/>
    <w:rsid w:val="00F2200E"/>
    <w:rsid w:val="00F85F8B"/>
    <w:rsid w:val="00FB3270"/>
    <w:rsid w:val="00FE3D06"/>
    <w:rsid w:val="00FF7378"/>
    <w:rsid w:val="03EC6C8E"/>
    <w:rsid w:val="09D1AED0"/>
    <w:rsid w:val="09EBD7EF"/>
    <w:rsid w:val="13A5AAB0"/>
    <w:rsid w:val="145DDC06"/>
    <w:rsid w:val="15575FB6"/>
    <w:rsid w:val="1AE30756"/>
    <w:rsid w:val="1B9E8DA2"/>
    <w:rsid w:val="1C3B2157"/>
    <w:rsid w:val="1C566A2D"/>
    <w:rsid w:val="1CC5F089"/>
    <w:rsid w:val="1F8D6634"/>
    <w:rsid w:val="21B25D78"/>
    <w:rsid w:val="259B1522"/>
    <w:rsid w:val="2C90A836"/>
    <w:rsid w:val="2D89D46A"/>
    <w:rsid w:val="2E1479BA"/>
    <w:rsid w:val="30A8A375"/>
    <w:rsid w:val="3685DF4C"/>
    <w:rsid w:val="370F4FAD"/>
    <w:rsid w:val="37836E5B"/>
    <w:rsid w:val="385CDC8B"/>
    <w:rsid w:val="3A456521"/>
    <w:rsid w:val="4158CF6C"/>
    <w:rsid w:val="42F51039"/>
    <w:rsid w:val="48C7DC9F"/>
    <w:rsid w:val="4C9D2FD7"/>
    <w:rsid w:val="4DC79EA7"/>
    <w:rsid w:val="545871DF"/>
    <w:rsid w:val="54832758"/>
    <w:rsid w:val="56789F01"/>
    <w:rsid w:val="5998D661"/>
    <w:rsid w:val="5B02A86A"/>
    <w:rsid w:val="5C891F5C"/>
    <w:rsid w:val="5DEBE129"/>
    <w:rsid w:val="5F1C61AD"/>
    <w:rsid w:val="5FEA83FA"/>
    <w:rsid w:val="6407A84A"/>
    <w:rsid w:val="645273D5"/>
    <w:rsid w:val="65034603"/>
    <w:rsid w:val="6BCDA00A"/>
    <w:rsid w:val="6C8F65A7"/>
    <w:rsid w:val="6DFC4437"/>
    <w:rsid w:val="6FF1060F"/>
    <w:rsid w:val="774E88F1"/>
    <w:rsid w:val="77A6A9EF"/>
    <w:rsid w:val="78442D9C"/>
    <w:rsid w:val="79FE54CA"/>
    <w:rsid w:val="7AA057B4"/>
    <w:rsid w:val="7EBC94A8"/>
    <w:rsid w:val="7F0091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CD72"/>
  <w15:chartTrackingRefBased/>
  <w15:docId w15:val="{A1C98073-76EB-4085-9B2D-6D7202067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7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7C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27C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27C8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27C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827C87"/>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827C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827C87"/>
    <w:rPr>
      <w:rFonts w:eastAsiaTheme="majorEastAsia" w:cstheme="majorBidi"/>
      <w:color w:val="272727" w:themeColor="text1" w:themeTint="D8"/>
    </w:rPr>
  </w:style>
  <w:style w:type="paragraph" w:styleId="Ttulo">
    <w:name w:val="Title"/>
    <w:basedOn w:val="Normal"/>
    <w:next w:val="Normal"/>
    <w:link w:val="TtuloC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C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C87"/>
    <w:pPr>
      <w:spacing w:before="160"/>
      <w:jc w:val="center"/>
    </w:pPr>
    <w:rPr>
      <w:i/>
      <w:iCs/>
      <w:color w:val="404040" w:themeColor="text1" w:themeTint="BF"/>
    </w:rPr>
  </w:style>
  <w:style w:type="character" w:customStyle="1" w:styleId="CitaCar">
    <w:name w:val="Cita Car"/>
    <w:basedOn w:val="Fuentedeprrafopredeter"/>
    <w:link w:val="Cita"/>
    <w:uiPriority w:val="29"/>
    <w:rsid w:val="00827C87"/>
    <w:rPr>
      <w:i/>
      <w:iCs/>
      <w:color w:val="404040" w:themeColor="text1" w:themeTint="BF"/>
    </w:rPr>
  </w:style>
  <w:style w:type="paragraph" w:styleId="Prrafodelista">
    <w:name w:val="List Paragraph"/>
    <w:basedOn w:val="Normal"/>
    <w:uiPriority w:val="34"/>
    <w:qFormat/>
    <w:rsid w:val="00827C87"/>
    <w:pPr>
      <w:ind w:left="720"/>
      <w:contextualSpacing/>
    </w:pPr>
  </w:style>
  <w:style w:type="character" w:styleId="nfasisintenso">
    <w:name w:val="Intense Emphasis"/>
    <w:basedOn w:val="Fuentedeprrafopredeter"/>
    <w:uiPriority w:val="21"/>
    <w:qFormat/>
    <w:rsid w:val="00827C87"/>
    <w:rPr>
      <w:i/>
      <w:iCs/>
      <w:color w:val="0F4761" w:themeColor="accent1" w:themeShade="BF"/>
    </w:rPr>
  </w:style>
  <w:style w:type="paragraph" w:styleId="Citadestacada">
    <w:name w:val="Intense Quote"/>
    <w:basedOn w:val="Normal"/>
    <w:next w:val="Normal"/>
    <w:link w:val="CitadestacadaC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C87"/>
    <w:rPr>
      <w:i/>
      <w:iCs/>
      <w:color w:val="0F4761" w:themeColor="accent1" w:themeShade="BF"/>
    </w:rPr>
  </w:style>
  <w:style w:type="character" w:styleId="Referenciaintensa">
    <w:name w:val="Intense Reference"/>
    <w:basedOn w:val="Fuentedeprrafopredeter"/>
    <w:uiPriority w:val="32"/>
    <w:qFormat/>
    <w:rsid w:val="00827C87"/>
    <w:rPr>
      <w:b/>
      <w:bCs/>
      <w:smallCaps/>
      <w:color w:val="0F4761" w:themeColor="accent1" w:themeShade="BF"/>
      <w:spacing w:val="5"/>
    </w:rPr>
  </w:style>
  <w:style w:type="paragraph" w:styleId="Textodeglobo">
    <w:name w:val="Balloon Text"/>
    <w:basedOn w:val="Normal"/>
    <w:link w:val="TextodegloboCar"/>
    <w:uiPriority w:val="99"/>
    <w:unhideWhenUsed/>
    <w:rsid w:val="00827C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27C87"/>
    <w:rPr>
      <w:rFonts w:ascii="Segoe UI" w:hAnsi="Segoe UI" w:cs="Segoe UI"/>
      <w:sz w:val="18"/>
      <w:szCs w:val="18"/>
    </w:rPr>
  </w:style>
  <w:style w:type="paragraph" w:styleId="Bibliografa">
    <w:name w:val="Bibliography"/>
    <w:basedOn w:val="Normal"/>
    <w:next w:val="Normal"/>
    <w:uiPriority w:val="37"/>
    <w:unhideWhenUsed/>
    <w:rsid w:val="00827C87"/>
  </w:style>
  <w:style w:type="paragraph" w:styleId="Textodebloque">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Textoindependiente">
    <w:name w:val="Body Text"/>
    <w:basedOn w:val="Normal"/>
    <w:link w:val="TextoindependienteCar"/>
    <w:uiPriority w:val="99"/>
    <w:unhideWhenUsed/>
    <w:rsid w:val="00827C87"/>
    <w:pPr>
      <w:spacing w:after="120"/>
    </w:pPr>
  </w:style>
  <w:style w:type="character" w:customStyle="1" w:styleId="TextoindependienteCar">
    <w:name w:val="Texto independiente Car"/>
    <w:basedOn w:val="Fuentedeprrafopredeter"/>
    <w:link w:val="Textoindependiente"/>
    <w:uiPriority w:val="99"/>
    <w:rsid w:val="00827C87"/>
  </w:style>
  <w:style w:type="paragraph" w:styleId="Textoindependiente2">
    <w:name w:val="Body Text 2"/>
    <w:basedOn w:val="Normal"/>
    <w:link w:val="Textoindependiente2Car"/>
    <w:uiPriority w:val="99"/>
    <w:unhideWhenUsed/>
    <w:rsid w:val="00827C87"/>
    <w:pPr>
      <w:spacing w:after="120" w:line="480" w:lineRule="auto"/>
    </w:pPr>
  </w:style>
  <w:style w:type="character" w:customStyle="1" w:styleId="Textoindependiente2Car">
    <w:name w:val="Texto independiente 2 Car"/>
    <w:basedOn w:val="Fuentedeprrafopredeter"/>
    <w:link w:val="Textoindependiente2"/>
    <w:uiPriority w:val="99"/>
    <w:rsid w:val="00827C87"/>
  </w:style>
  <w:style w:type="paragraph" w:styleId="Textoindependiente3">
    <w:name w:val="Body Text 3"/>
    <w:basedOn w:val="Normal"/>
    <w:link w:val="Textoindependiente3Car"/>
    <w:uiPriority w:val="99"/>
    <w:unhideWhenUsed/>
    <w:rsid w:val="00827C87"/>
    <w:pPr>
      <w:spacing w:after="120"/>
    </w:pPr>
    <w:rPr>
      <w:sz w:val="16"/>
      <w:szCs w:val="16"/>
    </w:rPr>
  </w:style>
  <w:style w:type="character" w:customStyle="1" w:styleId="Textoindependiente3Car">
    <w:name w:val="Texto independiente 3 Car"/>
    <w:basedOn w:val="Fuentedeprrafopredeter"/>
    <w:link w:val="Textoindependiente3"/>
    <w:uiPriority w:val="99"/>
    <w:rsid w:val="00827C87"/>
    <w:rPr>
      <w:sz w:val="16"/>
      <w:szCs w:val="16"/>
    </w:rPr>
  </w:style>
  <w:style w:type="paragraph" w:styleId="Textoindependienteprimerasangra">
    <w:name w:val="Body Text First Indent"/>
    <w:basedOn w:val="Textoindependiente"/>
    <w:link w:val="TextoindependienteprimerasangraCar"/>
    <w:uiPriority w:val="99"/>
    <w:unhideWhenUsed/>
    <w:rsid w:val="00827C8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827C87"/>
  </w:style>
  <w:style w:type="paragraph" w:styleId="Sangradetextonormal">
    <w:name w:val="Body Text Indent"/>
    <w:basedOn w:val="Normal"/>
    <w:link w:val="SangradetextonormalCar"/>
    <w:uiPriority w:val="99"/>
    <w:unhideWhenUsed/>
    <w:rsid w:val="00827C87"/>
    <w:pPr>
      <w:spacing w:after="120"/>
      <w:ind w:left="360"/>
    </w:pPr>
  </w:style>
  <w:style w:type="character" w:customStyle="1" w:styleId="SangradetextonormalCar">
    <w:name w:val="Sangría de texto normal Car"/>
    <w:basedOn w:val="Fuentedeprrafopredeter"/>
    <w:link w:val="Sangradetextonormal"/>
    <w:uiPriority w:val="99"/>
    <w:rsid w:val="00827C87"/>
  </w:style>
  <w:style w:type="paragraph" w:styleId="Textoindependienteprimerasangra2">
    <w:name w:val="Body Text First Indent 2"/>
    <w:basedOn w:val="Sangradetextonormal"/>
    <w:link w:val="Textoindependienteprimerasangra2Car"/>
    <w:uiPriority w:val="99"/>
    <w:unhideWhenUsed/>
    <w:rsid w:val="00827C87"/>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rsid w:val="00827C87"/>
  </w:style>
  <w:style w:type="paragraph" w:styleId="Sangra2detindependiente">
    <w:name w:val="Body Text Indent 2"/>
    <w:basedOn w:val="Normal"/>
    <w:link w:val="Sangra2detindependienteCar"/>
    <w:uiPriority w:val="99"/>
    <w:unhideWhenUsed/>
    <w:rsid w:val="00827C87"/>
    <w:pPr>
      <w:spacing w:after="120" w:line="480" w:lineRule="auto"/>
      <w:ind w:left="360"/>
    </w:pPr>
  </w:style>
  <w:style w:type="character" w:customStyle="1" w:styleId="Sangra2detindependienteCar">
    <w:name w:val="Sangría 2 de t. independiente Car"/>
    <w:basedOn w:val="Fuentedeprrafopredeter"/>
    <w:link w:val="Sangra2detindependiente"/>
    <w:uiPriority w:val="99"/>
    <w:rsid w:val="00827C87"/>
  </w:style>
  <w:style w:type="paragraph" w:styleId="Sangra3detindependiente">
    <w:name w:val="Body Text Indent 3"/>
    <w:basedOn w:val="Normal"/>
    <w:link w:val="Sangra3detindependienteCar"/>
    <w:uiPriority w:val="99"/>
    <w:unhideWhenUsed/>
    <w:rsid w:val="00827C87"/>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rsid w:val="00827C87"/>
    <w:rPr>
      <w:sz w:val="16"/>
      <w:szCs w:val="16"/>
    </w:rPr>
  </w:style>
  <w:style w:type="paragraph" w:styleId="Descripci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ierre">
    <w:name w:val="Closing"/>
    <w:basedOn w:val="Normal"/>
    <w:link w:val="CierreCar"/>
    <w:uiPriority w:val="99"/>
    <w:unhideWhenUsed/>
    <w:rsid w:val="00827C87"/>
    <w:pPr>
      <w:spacing w:after="0" w:line="240" w:lineRule="auto"/>
      <w:ind w:left="4320"/>
    </w:pPr>
  </w:style>
  <w:style w:type="character" w:customStyle="1" w:styleId="CierreCar">
    <w:name w:val="Cierre Car"/>
    <w:basedOn w:val="Fuentedeprrafopredeter"/>
    <w:link w:val="Cierre"/>
    <w:uiPriority w:val="99"/>
    <w:rsid w:val="00827C87"/>
  </w:style>
  <w:style w:type="paragraph" w:styleId="Textocomentario">
    <w:name w:val="annotation text"/>
    <w:basedOn w:val="Normal"/>
    <w:link w:val="TextocomentarioCar"/>
    <w:uiPriority w:val="99"/>
    <w:unhideWhenUsed/>
    <w:rsid w:val="00827C87"/>
    <w:pPr>
      <w:spacing w:line="240" w:lineRule="auto"/>
    </w:pPr>
    <w:rPr>
      <w:sz w:val="20"/>
      <w:szCs w:val="20"/>
    </w:rPr>
  </w:style>
  <w:style w:type="character" w:customStyle="1" w:styleId="TextocomentarioCar">
    <w:name w:val="Texto comentario Car"/>
    <w:basedOn w:val="Fuentedeprrafopredeter"/>
    <w:link w:val="Textocomentario"/>
    <w:uiPriority w:val="99"/>
    <w:rsid w:val="00827C87"/>
    <w:rPr>
      <w:sz w:val="20"/>
      <w:szCs w:val="20"/>
    </w:rPr>
  </w:style>
  <w:style w:type="paragraph" w:styleId="Asuntodelcomentario">
    <w:name w:val="annotation subject"/>
    <w:basedOn w:val="Textocomentario"/>
    <w:next w:val="Textocomentario"/>
    <w:link w:val="AsuntodelcomentarioCar"/>
    <w:uiPriority w:val="99"/>
    <w:unhideWhenUsed/>
    <w:rsid w:val="00827C87"/>
    <w:rPr>
      <w:b/>
      <w:bCs/>
    </w:rPr>
  </w:style>
  <w:style w:type="character" w:customStyle="1" w:styleId="AsuntodelcomentarioCar">
    <w:name w:val="Asunto del comentario Car"/>
    <w:basedOn w:val="TextocomentarioCar"/>
    <w:link w:val="Asuntodelcomentario"/>
    <w:uiPriority w:val="99"/>
    <w:rsid w:val="00827C87"/>
    <w:rPr>
      <w:b/>
      <w:bCs/>
      <w:sz w:val="20"/>
      <w:szCs w:val="20"/>
    </w:rPr>
  </w:style>
  <w:style w:type="paragraph" w:styleId="Fecha">
    <w:name w:val="Date"/>
    <w:basedOn w:val="Normal"/>
    <w:next w:val="Normal"/>
    <w:link w:val="FechaCar"/>
    <w:uiPriority w:val="99"/>
    <w:unhideWhenUsed/>
    <w:rsid w:val="00827C87"/>
  </w:style>
  <w:style w:type="character" w:customStyle="1" w:styleId="FechaCar">
    <w:name w:val="Fecha Car"/>
    <w:basedOn w:val="Fuentedeprrafopredeter"/>
    <w:link w:val="Fecha"/>
    <w:uiPriority w:val="99"/>
    <w:rsid w:val="00827C87"/>
  </w:style>
  <w:style w:type="paragraph" w:styleId="Mapadeldocumento">
    <w:name w:val="Document Map"/>
    <w:basedOn w:val="Normal"/>
    <w:link w:val="MapadeldocumentoCar"/>
    <w:uiPriority w:val="99"/>
    <w:unhideWhenUsed/>
    <w:rsid w:val="00827C87"/>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rsid w:val="00827C87"/>
    <w:rPr>
      <w:rFonts w:ascii="Segoe UI" w:hAnsi="Segoe UI" w:cs="Segoe UI"/>
      <w:sz w:val="16"/>
      <w:szCs w:val="16"/>
    </w:rPr>
  </w:style>
  <w:style w:type="paragraph" w:styleId="Firmadecorreo">
    <w:name w:val="E-mail Signature"/>
    <w:basedOn w:val="Normal"/>
    <w:link w:val="FirmadecorreoCar"/>
    <w:uiPriority w:val="99"/>
    <w:unhideWhenUsed/>
    <w:rsid w:val="00827C87"/>
    <w:pPr>
      <w:spacing w:after="0" w:line="240" w:lineRule="auto"/>
    </w:pPr>
  </w:style>
  <w:style w:type="character" w:customStyle="1" w:styleId="FirmadecorreoCar">
    <w:name w:val="Firma de correo Car"/>
    <w:basedOn w:val="Fuentedeprrafopredeter"/>
    <w:link w:val="Firmadecorreo"/>
    <w:uiPriority w:val="99"/>
    <w:rsid w:val="00827C87"/>
  </w:style>
  <w:style w:type="paragraph" w:styleId="Textonotaalfinal">
    <w:name w:val="endnote text"/>
    <w:basedOn w:val="Normal"/>
    <w:link w:val="TextonotaalfinalCar"/>
    <w:uiPriority w:val="99"/>
    <w:unhideWhenUsed/>
    <w:rsid w:val="00827C87"/>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827C87"/>
    <w:rPr>
      <w:sz w:val="20"/>
      <w:szCs w:val="20"/>
    </w:rPr>
  </w:style>
  <w:style w:type="paragraph" w:styleId="Direccinsobr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Remitedesobr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Piedepgina">
    <w:name w:val="footer"/>
    <w:basedOn w:val="Normal"/>
    <w:link w:val="PiedepginaCar"/>
    <w:uiPriority w:val="99"/>
    <w:unhideWhenUsed/>
    <w:rsid w:val="00827C8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7C87"/>
  </w:style>
  <w:style w:type="paragraph" w:styleId="Textonotapie">
    <w:name w:val="footnote text"/>
    <w:basedOn w:val="Normal"/>
    <w:link w:val="TextonotapieCar"/>
    <w:uiPriority w:val="99"/>
    <w:unhideWhenUsed/>
    <w:rsid w:val="00827C87"/>
    <w:pPr>
      <w:spacing w:after="0" w:line="240" w:lineRule="auto"/>
    </w:pPr>
    <w:rPr>
      <w:sz w:val="20"/>
      <w:szCs w:val="20"/>
    </w:rPr>
  </w:style>
  <w:style w:type="character" w:customStyle="1" w:styleId="TextonotapieCar">
    <w:name w:val="Texto nota pie Car"/>
    <w:basedOn w:val="Fuentedeprrafopredeter"/>
    <w:link w:val="Textonotapie"/>
    <w:uiPriority w:val="99"/>
    <w:rsid w:val="00827C87"/>
    <w:rPr>
      <w:sz w:val="20"/>
      <w:szCs w:val="20"/>
    </w:rPr>
  </w:style>
  <w:style w:type="paragraph" w:styleId="Encabezado">
    <w:name w:val="header"/>
    <w:basedOn w:val="Normal"/>
    <w:link w:val="EncabezadoCar"/>
    <w:uiPriority w:val="99"/>
    <w:unhideWhenUsed/>
    <w:rsid w:val="00827C8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7C87"/>
  </w:style>
  <w:style w:type="paragraph" w:styleId="DireccinHTML">
    <w:name w:val="HTML Address"/>
    <w:basedOn w:val="Normal"/>
    <w:link w:val="DireccinHTMLCar"/>
    <w:uiPriority w:val="99"/>
    <w:unhideWhenUsed/>
    <w:rsid w:val="00827C87"/>
    <w:pPr>
      <w:spacing w:after="0" w:line="240" w:lineRule="auto"/>
    </w:pPr>
    <w:rPr>
      <w:i/>
      <w:iCs/>
    </w:rPr>
  </w:style>
  <w:style w:type="character" w:customStyle="1" w:styleId="DireccinHTMLCar">
    <w:name w:val="Dirección HTML Car"/>
    <w:basedOn w:val="Fuentedeprrafopredeter"/>
    <w:link w:val="DireccinHTML"/>
    <w:uiPriority w:val="99"/>
    <w:rsid w:val="00827C87"/>
    <w:rPr>
      <w:i/>
      <w:iCs/>
    </w:rPr>
  </w:style>
  <w:style w:type="paragraph" w:styleId="HTMLconformatoprevio">
    <w:name w:val="HTML Preformatted"/>
    <w:basedOn w:val="Normal"/>
    <w:link w:val="HTMLconformatoprevioCar"/>
    <w:uiPriority w:val="99"/>
    <w:unhideWhenUsed/>
    <w:rsid w:val="00827C8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827C87"/>
    <w:rPr>
      <w:rFonts w:ascii="Consolas" w:hAnsi="Consolas"/>
      <w:sz w:val="20"/>
      <w:szCs w:val="20"/>
    </w:rPr>
  </w:style>
  <w:style w:type="paragraph" w:styleId="ndice1">
    <w:name w:val="index 1"/>
    <w:basedOn w:val="Normal"/>
    <w:next w:val="Normal"/>
    <w:autoRedefine/>
    <w:uiPriority w:val="99"/>
    <w:unhideWhenUsed/>
    <w:rsid w:val="00827C87"/>
    <w:pPr>
      <w:spacing w:after="0" w:line="240" w:lineRule="auto"/>
      <w:ind w:left="240" w:hanging="240"/>
    </w:pPr>
  </w:style>
  <w:style w:type="paragraph" w:styleId="ndice2">
    <w:name w:val="index 2"/>
    <w:basedOn w:val="Normal"/>
    <w:next w:val="Normal"/>
    <w:autoRedefine/>
    <w:uiPriority w:val="99"/>
    <w:unhideWhenUsed/>
    <w:rsid w:val="00827C87"/>
    <w:pPr>
      <w:spacing w:after="0" w:line="240" w:lineRule="auto"/>
      <w:ind w:left="480" w:hanging="240"/>
    </w:pPr>
  </w:style>
  <w:style w:type="paragraph" w:styleId="ndice3">
    <w:name w:val="index 3"/>
    <w:basedOn w:val="Normal"/>
    <w:next w:val="Normal"/>
    <w:autoRedefine/>
    <w:uiPriority w:val="99"/>
    <w:unhideWhenUsed/>
    <w:rsid w:val="00827C87"/>
    <w:pPr>
      <w:spacing w:after="0" w:line="240" w:lineRule="auto"/>
      <w:ind w:left="720" w:hanging="240"/>
    </w:pPr>
  </w:style>
  <w:style w:type="paragraph" w:styleId="ndice4">
    <w:name w:val="index 4"/>
    <w:basedOn w:val="Normal"/>
    <w:next w:val="Normal"/>
    <w:autoRedefine/>
    <w:uiPriority w:val="99"/>
    <w:unhideWhenUsed/>
    <w:rsid w:val="00827C87"/>
    <w:pPr>
      <w:spacing w:after="0" w:line="240" w:lineRule="auto"/>
      <w:ind w:left="960" w:hanging="240"/>
    </w:pPr>
  </w:style>
  <w:style w:type="paragraph" w:styleId="ndice5">
    <w:name w:val="index 5"/>
    <w:basedOn w:val="Normal"/>
    <w:next w:val="Normal"/>
    <w:autoRedefine/>
    <w:uiPriority w:val="99"/>
    <w:unhideWhenUsed/>
    <w:rsid w:val="00827C87"/>
    <w:pPr>
      <w:spacing w:after="0" w:line="240" w:lineRule="auto"/>
      <w:ind w:left="1200" w:hanging="240"/>
    </w:pPr>
  </w:style>
  <w:style w:type="paragraph" w:styleId="ndice6">
    <w:name w:val="index 6"/>
    <w:basedOn w:val="Normal"/>
    <w:next w:val="Normal"/>
    <w:autoRedefine/>
    <w:uiPriority w:val="99"/>
    <w:unhideWhenUsed/>
    <w:rsid w:val="00827C87"/>
    <w:pPr>
      <w:spacing w:after="0" w:line="240" w:lineRule="auto"/>
      <w:ind w:left="1440" w:hanging="240"/>
    </w:pPr>
  </w:style>
  <w:style w:type="paragraph" w:styleId="ndice7">
    <w:name w:val="index 7"/>
    <w:basedOn w:val="Normal"/>
    <w:next w:val="Normal"/>
    <w:autoRedefine/>
    <w:uiPriority w:val="99"/>
    <w:unhideWhenUsed/>
    <w:rsid w:val="00827C87"/>
    <w:pPr>
      <w:spacing w:after="0" w:line="240" w:lineRule="auto"/>
      <w:ind w:left="1680" w:hanging="240"/>
    </w:pPr>
  </w:style>
  <w:style w:type="paragraph" w:styleId="ndice8">
    <w:name w:val="index 8"/>
    <w:basedOn w:val="Normal"/>
    <w:next w:val="Normal"/>
    <w:autoRedefine/>
    <w:uiPriority w:val="99"/>
    <w:unhideWhenUsed/>
    <w:rsid w:val="00827C87"/>
    <w:pPr>
      <w:spacing w:after="0" w:line="240" w:lineRule="auto"/>
      <w:ind w:left="1920" w:hanging="240"/>
    </w:pPr>
  </w:style>
  <w:style w:type="paragraph" w:styleId="ndice9">
    <w:name w:val="index 9"/>
    <w:basedOn w:val="Normal"/>
    <w:next w:val="Normal"/>
    <w:autoRedefine/>
    <w:uiPriority w:val="99"/>
    <w:unhideWhenUsed/>
    <w:rsid w:val="00827C87"/>
    <w:pPr>
      <w:spacing w:after="0" w:line="240" w:lineRule="auto"/>
      <w:ind w:left="2160" w:hanging="240"/>
    </w:pPr>
  </w:style>
  <w:style w:type="paragraph" w:styleId="Ttulodendice">
    <w:name w:val="index heading"/>
    <w:basedOn w:val="Normal"/>
    <w:next w:val="ndice1"/>
    <w:uiPriority w:val="99"/>
    <w:unhideWhenUsed/>
    <w:rsid w:val="00827C87"/>
    <w:rPr>
      <w:rFonts w:asciiTheme="majorHAnsi" w:eastAsiaTheme="majorEastAsia" w:hAnsiTheme="majorHAnsi" w:cstheme="majorBidi"/>
      <w:b/>
      <w:bCs/>
    </w:rPr>
  </w:style>
  <w:style w:type="paragraph" w:styleId="Lista">
    <w:name w:val="List"/>
    <w:basedOn w:val="Normal"/>
    <w:uiPriority w:val="99"/>
    <w:unhideWhenUsed/>
    <w:rsid w:val="00827C87"/>
    <w:pPr>
      <w:ind w:left="360" w:hanging="360"/>
      <w:contextualSpacing/>
    </w:pPr>
  </w:style>
  <w:style w:type="paragraph" w:styleId="Lista2">
    <w:name w:val="List 2"/>
    <w:basedOn w:val="Normal"/>
    <w:uiPriority w:val="99"/>
    <w:unhideWhenUsed/>
    <w:rsid w:val="00827C87"/>
    <w:pPr>
      <w:ind w:left="720" w:hanging="360"/>
      <w:contextualSpacing/>
    </w:pPr>
  </w:style>
  <w:style w:type="paragraph" w:styleId="Lista3">
    <w:name w:val="List 3"/>
    <w:basedOn w:val="Normal"/>
    <w:uiPriority w:val="99"/>
    <w:unhideWhenUsed/>
    <w:rsid w:val="00827C87"/>
    <w:pPr>
      <w:ind w:left="1080" w:hanging="360"/>
      <w:contextualSpacing/>
    </w:pPr>
  </w:style>
  <w:style w:type="paragraph" w:styleId="Lista4">
    <w:name w:val="List 4"/>
    <w:basedOn w:val="Normal"/>
    <w:uiPriority w:val="99"/>
    <w:unhideWhenUsed/>
    <w:rsid w:val="00827C87"/>
    <w:pPr>
      <w:ind w:left="1440" w:hanging="360"/>
      <w:contextualSpacing/>
    </w:pPr>
  </w:style>
  <w:style w:type="paragraph" w:styleId="Lista5">
    <w:name w:val="List 5"/>
    <w:basedOn w:val="Normal"/>
    <w:uiPriority w:val="99"/>
    <w:unhideWhenUsed/>
    <w:rsid w:val="00827C87"/>
    <w:pPr>
      <w:ind w:left="1800" w:hanging="360"/>
      <w:contextualSpacing/>
    </w:pPr>
  </w:style>
  <w:style w:type="paragraph" w:styleId="Listaconvietas">
    <w:name w:val="List Bullet"/>
    <w:basedOn w:val="Normal"/>
    <w:uiPriority w:val="99"/>
    <w:unhideWhenUsed/>
    <w:rsid w:val="00827C87"/>
    <w:pPr>
      <w:numPr>
        <w:numId w:val="1"/>
      </w:numPr>
      <w:contextualSpacing/>
    </w:pPr>
  </w:style>
  <w:style w:type="paragraph" w:styleId="Listaconvietas2">
    <w:name w:val="List Bullet 2"/>
    <w:basedOn w:val="Normal"/>
    <w:uiPriority w:val="99"/>
    <w:unhideWhenUsed/>
    <w:rsid w:val="00827C87"/>
    <w:pPr>
      <w:numPr>
        <w:numId w:val="2"/>
      </w:numPr>
      <w:contextualSpacing/>
    </w:pPr>
  </w:style>
  <w:style w:type="paragraph" w:styleId="Listaconvietas3">
    <w:name w:val="List Bullet 3"/>
    <w:basedOn w:val="Normal"/>
    <w:uiPriority w:val="99"/>
    <w:unhideWhenUsed/>
    <w:rsid w:val="00827C87"/>
    <w:pPr>
      <w:numPr>
        <w:numId w:val="3"/>
      </w:numPr>
      <w:contextualSpacing/>
    </w:pPr>
  </w:style>
  <w:style w:type="paragraph" w:styleId="Listaconvietas4">
    <w:name w:val="List Bullet 4"/>
    <w:basedOn w:val="Normal"/>
    <w:uiPriority w:val="99"/>
    <w:unhideWhenUsed/>
    <w:rsid w:val="00827C87"/>
    <w:pPr>
      <w:numPr>
        <w:numId w:val="4"/>
      </w:numPr>
      <w:contextualSpacing/>
    </w:pPr>
  </w:style>
  <w:style w:type="paragraph" w:styleId="Listaconvietas5">
    <w:name w:val="List Bullet 5"/>
    <w:basedOn w:val="Normal"/>
    <w:uiPriority w:val="99"/>
    <w:unhideWhenUsed/>
    <w:rsid w:val="00827C87"/>
    <w:pPr>
      <w:numPr>
        <w:numId w:val="5"/>
      </w:numPr>
      <w:contextualSpacing/>
    </w:pPr>
  </w:style>
  <w:style w:type="paragraph" w:styleId="Continuarlista">
    <w:name w:val="List Continue"/>
    <w:basedOn w:val="Normal"/>
    <w:uiPriority w:val="99"/>
    <w:unhideWhenUsed/>
    <w:rsid w:val="00827C87"/>
    <w:pPr>
      <w:spacing w:after="120"/>
      <w:ind w:left="360"/>
      <w:contextualSpacing/>
    </w:pPr>
  </w:style>
  <w:style w:type="paragraph" w:styleId="Continuarlista2">
    <w:name w:val="List Continue 2"/>
    <w:basedOn w:val="Normal"/>
    <w:uiPriority w:val="99"/>
    <w:unhideWhenUsed/>
    <w:rsid w:val="00827C87"/>
    <w:pPr>
      <w:spacing w:after="120"/>
      <w:ind w:left="720"/>
      <w:contextualSpacing/>
    </w:pPr>
  </w:style>
  <w:style w:type="paragraph" w:styleId="Continuarlista3">
    <w:name w:val="List Continue 3"/>
    <w:basedOn w:val="Normal"/>
    <w:uiPriority w:val="99"/>
    <w:unhideWhenUsed/>
    <w:rsid w:val="00827C87"/>
    <w:pPr>
      <w:spacing w:after="120"/>
      <w:ind w:left="1080"/>
      <w:contextualSpacing/>
    </w:pPr>
  </w:style>
  <w:style w:type="paragraph" w:styleId="Continuarlista4">
    <w:name w:val="List Continue 4"/>
    <w:basedOn w:val="Normal"/>
    <w:uiPriority w:val="99"/>
    <w:unhideWhenUsed/>
    <w:rsid w:val="00827C87"/>
    <w:pPr>
      <w:spacing w:after="120"/>
      <w:ind w:left="1440"/>
      <w:contextualSpacing/>
    </w:pPr>
  </w:style>
  <w:style w:type="paragraph" w:styleId="Continuarlista5">
    <w:name w:val="List Continue 5"/>
    <w:basedOn w:val="Normal"/>
    <w:uiPriority w:val="99"/>
    <w:unhideWhenUsed/>
    <w:rsid w:val="00827C87"/>
    <w:pPr>
      <w:spacing w:after="120"/>
      <w:ind w:left="1800"/>
      <w:contextualSpacing/>
    </w:pPr>
  </w:style>
  <w:style w:type="paragraph" w:styleId="Listaconnmeros">
    <w:name w:val="List Number"/>
    <w:basedOn w:val="Normal"/>
    <w:uiPriority w:val="99"/>
    <w:unhideWhenUsed/>
    <w:rsid w:val="00827C87"/>
    <w:pPr>
      <w:numPr>
        <w:numId w:val="6"/>
      </w:numPr>
      <w:contextualSpacing/>
    </w:pPr>
  </w:style>
  <w:style w:type="paragraph" w:styleId="Listaconnmeros2">
    <w:name w:val="List Number 2"/>
    <w:basedOn w:val="Normal"/>
    <w:uiPriority w:val="99"/>
    <w:unhideWhenUsed/>
    <w:rsid w:val="00827C87"/>
    <w:pPr>
      <w:numPr>
        <w:numId w:val="7"/>
      </w:numPr>
      <w:contextualSpacing/>
    </w:pPr>
  </w:style>
  <w:style w:type="paragraph" w:styleId="Listaconnmeros3">
    <w:name w:val="List Number 3"/>
    <w:basedOn w:val="Normal"/>
    <w:uiPriority w:val="99"/>
    <w:unhideWhenUsed/>
    <w:rsid w:val="00827C87"/>
    <w:pPr>
      <w:numPr>
        <w:numId w:val="8"/>
      </w:numPr>
      <w:contextualSpacing/>
    </w:pPr>
  </w:style>
  <w:style w:type="paragraph" w:styleId="Listaconnmeros4">
    <w:name w:val="List Number 4"/>
    <w:basedOn w:val="Normal"/>
    <w:uiPriority w:val="99"/>
    <w:unhideWhenUsed/>
    <w:rsid w:val="00827C87"/>
    <w:pPr>
      <w:numPr>
        <w:numId w:val="9"/>
      </w:numPr>
      <w:contextualSpacing/>
    </w:pPr>
  </w:style>
  <w:style w:type="paragraph" w:styleId="Listaconnmeros5">
    <w:name w:val="List Number 5"/>
    <w:basedOn w:val="Normal"/>
    <w:uiPriority w:val="99"/>
    <w:unhideWhenUsed/>
    <w:rsid w:val="00827C87"/>
    <w:pPr>
      <w:numPr>
        <w:numId w:val="10"/>
      </w:numPr>
      <w:contextualSpacing/>
    </w:pPr>
  </w:style>
  <w:style w:type="paragraph" w:styleId="Textomacro">
    <w:name w:val="macro"/>
    <w:link w:val="TextomacroC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rsid w:val="00827C87"/>
    <w:rPr>
      <w:rFonts w:ascii="Consolas" w:hAnsi="Consolas"/>
      <w:sz w:val="20"/>
      <w:szCs w:val="20"/>
    </w:rPr>
  </w:style>
  <w:style w:type="paragraph" w:styleId="Encabezadodemensaje">
    <w:name w:val="Message Header"/>
    <w:basedOn w:val="Normal"/>
    <w:link w:val="EncabezadodemensajeC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827C87"/>
    <w:rPr>
      <w:rFonts w:asciiTheme="majorHAnsi" w:eastAsiaTheme="majorEastAsia" w:hAnsiTheme="majorHAnsi" w:cstheme="majorBidi"/>
      <w:shd w:val="pct20" w:color="auto" w:fill="auto"/>
    </w:rPr>
  </w:style>
  <w:style w:type="paragraph" w:styleId="Sinespaciado">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Sangranormal">
    <w:name w:val="Normal Indent"/>
    <w:basedOn w:val="Normal"/>
    <w:uiPriority w:val="99"/>
    <w:unhideWhenUsed/>
    <w:rsid w:val="00827C87"/>
    <w:pPr>
      <w:ind w:left="720"/>
    </w:pPr>
  </w:style>
  <w:style w:type="paragraph" w:styleId="Encabezadodenota">
    <w:name w:val="Note Heading"/>
    <w:basedOn w:val="Normal"/>
    <w:next w:val="Normal"/>
    <w:link w:val="EncabezadodenotaCar"/>
    <w:uiPriority w:val="99"/>
    <w:unhideWhenUsed/>
    <w:rsid w:val="00827C87"/>
    <w:pPr>
      <w:spacing w:after="0" w:line="240" w:lineRule="auto"/>
    </w:pPr>
  </w:style>
  <w:style w:type="character" w:customStyle="1" w:styleId="EncabezadodenotaCar">
    <w:name w:val="Encabezado de nota Car"/>
    <w:basedOn w:val="Fuentedeprrafopredeter"/>
    <w:link w:val="Encabezadodenota"/>
    <w:uiPriority w:val="99"/>
    <w:rsid w:val="00827C87"/>
  </w:style>
  <w:style w:type="paragraph" w:styleId="Textosinformato">
    <w:name w:val="Plain Text"/>
    <w:basedOn w:val="Normal"/>
    <w:link w:val="TextosinformatoCar"/>
    <w:uiPriority w:val="99"/>
    <w:unhideWhenUsed/>
    <w:rsid w:val="00827C8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27C87"/>
    <w:rPr>
      <w:rFonts w:ascii="Consolas" w:hAnsi="Consolas"/>
      <w:sz w:val="21"/>
      <w:szCs w:val="21"/>
    </w:rPr>
  </w:style>
  <w:style w:type="paragraph" w:styleId="Saludo">
    <w:name w:val="Salutation"/>
    <w:basedOn w:val="Normal"/>
    <w:next w:val="Normal"/>
    <w:link w:val="SaludoCar"/>
    <w:uiPriority w:val="99"/>
    <w:unhideWhenUsed/>
    <w:rsid w:val="00827C87"/>
  </w:style>
  <w:style w:type="character" w:customStyle="1" w:styleId="SaludoCar">
    <w:name w:val="Saludo Car"/>
    <w:basedOn w:val="Fuentedeprrafopredeter"/>
    <w:link w:val="Saludo"/>
    <w:uiPriority w:val="99"/>
    <w:rsid w:val="00827C87"/>
  </w:style>
  <w:style w:type="paragraph" w:styleId="Firma">
    <w:name w:val="Signature"/>
    <w:basedOn w:val="Normal"/>
    <w:link w:val="FirmaCar"/>
    <w:uiPriority w:val="99"/>
    <w:unhideWhenUsed/>
    <w:rsid w:val="00827C87"/>
    <w:pPr>
      <w:spacing w:after="0" w:line="240" w:lineRule="auto"/>
      <w:ind w:left="4320"/>
    </w:pPr>
  </w:style>
  <w:style w:type="character" w:customStyle="1" w:styleId="FirmaCar">
    <w:name w:val="Firma Car"/>
    <w:basedOn w:val="Fuentedeprrafopredeter"/>
    <w:link w:val="Firma"/>
    <w:uiPriority w:val="99"/>
    <w:rsid w:val="00827C87"/>
  </w:style>
  <w:style w:type="paragraph" w:styleId="Textoconsangra">
    <w:name w:val="table of authorities"/>
    <w:basedOn w:val="Normal"/>
    <w:next w:val="Normal"/>
    <w:uiPriority w:val="99"/>
    <w:unhideWhenUsed/>
    <w:rsid w:val="00827C87"/>
    <w:pPr>
      <w:spacing w:after="0"/>
      <w:ind w:left="240" w:hanging="240"/>
    </w:pPr>
  </w:style>
  <w:style w:type="paragraph" w:styleId="Tabladeilustraciones">
    <w:name w:val="table of figures"/>
    <w:basedOn w:val="Normal"/>
    <w:next w:val="Normal"/>
    <w:uiPriority w:val="99"/>
    <w:unhideWhenUsed/>
    <w:rsid w:val="00827C87"/>
    <w:pPr>
      <w:spacing w:after="0"/>
    </w:pPr>
  </w:style>
  <w:style w:type="paragraph" w:styleId="Encabezadodelista">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DC1">
    <w:name w:val="toc 1"/>
    <w:basedOn w:val="Normal"/>
    <w:next w:val="Normal"/>
    <w:autoRedefine/>
    <w:uiPriority w:val="39"/>
    <w:unhideWhenUsed/>
    <w:rsid w:val="00827C87"/>
    <w:pPr>
      <w:spacing w:after="100"/>
    </w:pPr>
  </w:style>
  <w:style w:type="paragraph" w:styleId="TDC2">
    <w:name w:val="toc 2"/>
    <w:basedOn w:val="Normal"/>
    <w:next w:val="Normal"/>
    <w:autoRedefine/>
    <w:uiPriority w:val="39"/>
    <w:unhideWhenUsed/>
    <w:rsid w:val="00827C87"/>
    <w:pPr>
      <w:spacing w:after="100"/>
      <w:ind w:left="240"/>
    </w:pPr>
  </w:style>
  <w:style w:type="paragraph" w:styleId="TDC3">
    <w:name w:val="toc 3"/>
    <w:basedOn w:val="Normal"/>
    <w:next w:val="Normal"/>
    <w:autoRedefine/>
    <w:uiPriority w:val="39"/>
    <w:unhideWhenUsed/>
    <w:rsid w:val="00827C87"/>
    <w:pPr>
      <w:spacing w:after="100"/>
      <w:ind w:left="480"/>
    </w:pPr>
  </w:style>
  <w:style w:type="paragraph" w:styleId="TDC4">
    <w:name w:val="toc 4"/>
    <w:basedOn w:val="Normal"/>
    <w:next w:val="Normal"/>
    <w:autoRedefine/>
    <w:uiPriority w:val="39"/>
    <w:unhideWhenUsed/>
    <w:rsid w:val="00827C87"/>
    <w:pPr>
      <w:spacing w:after="100"/>
      <w:ind w:left="720"/>
    </w:pPr>
  </w:style>
  <w:style w:type="paragraph" w:styleId="TDC5">
    <w:name w:val="toc 5"/>
    <w:basedOn w:val="Normal"/>
    <w:next w:val="Normal"/>
    <w:autoRedefine/>
    <w:uiPriority w:val="39"/>
    <w:unhideWhenUsed/>
    <w:rsid w:val="00827C87"/>
    <w:pPr>
      <w:spacing w:after="100"/>
      <w:ind w:left="960"/>
    </w:pPr>
  </w:style>
  <w:style w:type="paragraph" w:styleId="TDC6">
    <w:name w:val="toc 6"/>
    <w:basedOn w:val="Normal"/>
    <w:next w:val="Normal"/>
    <w:autoRedefine/>
    <w:uiPriority w:val="39"/>
    <w:unhideWhenUsed/>
    <w:rsid w:val="00827C87"/>
    <w:pPr>
      <w:spacing w:after="100"/>
      <w:ind w:left="1200"/>
    </w:pPr>
  </w:style>
  <w:style w:type="paragraph" w:styleId="TDC7">
    <w:name w:val="toc 7"/>
    <w:basedOn w:val="Normal"/>
    <w:next w:val="Normal"/>
    <w:autoRedefine/>
    <w:uiPriority w:val="39"/>
    <w:unhideWhenUsed/>
    <w:rsid w:val="00827C87"/>
    <w:pPr>
      <w:spacing w:after="100"/>
      <w:ind w:left="1440"/>
    </w:pPr>
  </w:style>
  <w:style w:type="paragraph" w:styleId="TDC8">
    <w:name w:val="toc 8"/>
    <w:basedOn w:val="Normal"/>
    <w:next w:val="Normal"/>
    <w:autoRedefine/>
    <w:uiPriority w:val="39"/>
    <w:unhideWhenUsed/>
    <w:rsid w:val="00827C87"/>
    <w:pPr>
      <w:spacing w:after="100"/>
      <w:ind w:left="1680"/>
    </w:pPr>
  </w:style>
  <w:style w:type="paragraph" w:styleId="TDC9">
    <w:name w:val="toc 9"/>
    <w:basedOn w:val="Normal"/>
    <w:next w:val="Normal"/>
    <w:autoRedefine/>
    <w:uiPriority w:val="39"/>
    <w:unhideWhenUsed/>
    <w:rsid w:val="00827C87"/>
    <w:pPr>
      <w:spacing w:after="100"/>
      <w:ind w:left="1920"/>
    </w:pPr>
  </w:style>
  <w:style w:type="paragraph" w:styleId="TtuloTDC">
    <w:name w:val="TOC Heading"/>
    <w:basedOn w:val="Ttulo1"/>
    <w:next w:val="Normal"/>
    <w:uiPriority w:val="39"/>
    <w:unhideWhenUsed/>
    <w:qFormat/>
    <w:rsid w:val="00827C87"/>
    <w:pPr>
      <w:spacing w:before="240" w:after="0"/>
      <w:outlineLvl w:val="9"/>
    </w:pPr>
    <w:rPr>
      <w:sz w:val="32"/>
      <w:szCs w:val="32"/>
    </w:rPr>
  </w:style>
  <w:style w:type="table" w:styleId="Cuadrculavistosa">
    <w:name w:val="Colorful Grid"/>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Listavistosa">
    <w:name w:val="Colorful List"/>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Sombreadovistoso">
    <w:name w:val="Colorful Shading"/>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ablaconcuadrcula1clara">
    <w:name w:val="Grid Table 1 Light"/>
    <w:basedOn w:val="Tabla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cuadrcula3">
    <w:name w:val="Grid Table 3"/>
    <w:basedOn w:val="Tabla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decuadrcula4">
    <w:name w:val="Grid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
    <w:name w:val="Grid Table 5 Dark"/>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concolores">
    <w:name w:val="Grid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concolores">
    <w:name w:val="Grid Table 7 Colorful"/>
    <w:basedOn w:val="Tabla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Cuadrculaclara">
    <w:name w:val="Light Grid"/>
    <w:basedOn w:val="Tabla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staclara">
    <w:name w:val="Light List"/>
    <w:basedOn w:val="Tabla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Sombreadoclaro">
    <w:name w:val="Light Shading"/>
    <w:basedOn w:val="Tabla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abladelista1clara">
    <w:name w:val="List Table 1 Light"/>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1">
    <w:name w:val="Medium Grid 1"/>
    <w:basedOn w:val="Tabla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media1">
    <w:name w:val="Medium Lis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normal1">
    <w:name w:val="Plain Table 1"/>
    <w:basedOn w:val="Tabla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efectos3D1">
    <w:name w:val="Table 3D effects 1"/>
    <w:basedOn w:val="Tabla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basedOn w:val="Tabla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profesional">
    <w:name w:val="Table Professional"/>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Revisin">
    <w:name w:val="Revision"/>
    <w:hidden/>
    <w:uiPriority w:val="99"/>
    <w:semiHidden/>
    <w:rsid w:val="00F85F8B"/>
    <w:pPr>
      <w:spacing w:after="0" w:line="240" w:lineRule="auto"/>
    </w:pPr>
    <w:rPr>
      <w:lang w:val="es-MX"/>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25B257E5-0AB2-4625-97D7-FA11ADC13672}">
    <t:Anchor>
      <t:Comment id="2092739104"/>
    </t:Anchor>
    <t:History>
      <t:Event id="{49EA5FC6-6759-4FA2-94AB-74B97F369B21}" time="2026-01-29T01:08:44.684Z">
        <t:Attribution userId="S::claudia.ramirez@sems.gob.mx::a57c0057-9271-47e7-bea3-c5cbfdfe70ce" userProvider="AD" userName="Claudia Ramírez Cisneros"/>
        <t:Anchor>
          <t:Comment id="2092739104"/>
        </t:Anchor>
        <t:Create/>
      </t:Event>
      <t:Event id="{6F98AA3D-7A1D-4D48-BC43-2F7D6923A3CB}" time="2026-01-29T01:08:44.684Z">
        <t:Attribution userId="S::claudia.ramirez@sems.gob.mx::a57c0057-9271-47e7-bea3-c5cbfdfe70ce" userProvider="AD" userName="Claudia Ramírez Cisneros"/>
        <t:Anchor>
          <t:Comment id="2092739104"/>
        </t:Anchor>
        <t:Assign userId="S::luis.flores@sems.gob.mx::a6f4ef44-0545-4473-8787-705b02d37a9c" userProvider="AD" userName="Luis Flores Romero"/>
      </t:Event>
      <t:Event id="{9A05E70D-FC47-498C-BD0E-FC13881FA5FE}" time="2026-01-29T01:08:44.684Z">
        <t:Attribution userId="S::claudia.ramirez@sems.gob.mx::a57c0057-9271-47e7-bea3-c5cbfdfe70ce" userProvider="AD" userName="Claudia Ramírez Cisneros"/>
        <t:Anchor>
          <t:Comment id="2092739104"/>
        </t:Anchor>
        <t:SetTitle title="@Luis Flores Romero, ya quedó el cuerpo del relato. Solo me queda pendiente la revisión de la semblanza una vez que la incluya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1065</Words>
  <Characters>5638</Characters>
  <Application>Microsoft Office Word</Application>
  <DocSecurity>0</DocSecurity>
  <Lines>90</Lines>
  <Paragraphs>7</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Luis Flores Romero</cp:lastModifiedBy>
  <cp:revision>60</cp:revision>
  <dcterms:created xsi:type="dcterms:W3CDTF">2025-06-25T20:44:00Z</dcterms:created>
  <dcterms:modified xsi:type="dcterms:W3CDTF">2026-02-03T23:19:00Z</dcterms:modified>
</cp:coreProperties>
</file>