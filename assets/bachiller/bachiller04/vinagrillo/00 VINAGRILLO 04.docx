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74FD92E1" w:rsidP="74FD92E1" w:rsidRDefault="74FD92E1" w14:paraId="4776F6B8" w14:textId="02163EA1">
      <w:pPr>
        <w:spacing w:after="0" w:line="360" w:lineRule="auto"/>
        <w:jc w:val="center"/>
        <w:rPr>
          <w:rFonts w:eastAsia="Times New Roman" w:cs="Times New Roman"/>
          <w:b/>
          <w:bCs/>
          <w:sz w:val="40"/>
          <w:szCs w:val="40"/>
          <w:lang w:eastAsia="es-MX"/>
        </w:rPr>
      </w:pPr>
    </w:p>
    <w:p w:rsidRPr="002550FF" w:rsidR="002550FF" w:rsidP="4348C004" w:rsidRDefault="20371ED2" w14:paraId="6842C294" w14:textId="1404369C">
      <w:pPr>
        <w:spacing w:after="0" w:line="360" w:lineRule="auto"/>
        <w:jc w:val="center"/>
        <w:rPr>
          <w:rFonts w:eastAsia="Times New Roman" w:cs="Times New Roman"/>
          <w:b/>
          <w:bCs/>
          <w:kern w:val="0"/>
          <w:sz w:val="40"/>
          <w:szCs w:val="40"/>
          <w:lang w:eastAsia="es-MX"/>
          <w14:ligatures w14:val="none"/>
        </w:rPr>
      </w:pPr>
      <w:r w:rsidRPr="4348C004">
        <w:rPr>
          <w:rFonts w:eastAsia="Times New Roman" w:cs="Times New Roman"/>
          <w:b/>
          <w:bCs/>
          <w:sz w:val="40"/>
          <w:szCs w:val="40"/>
          <w:lang w:eastAsia="es-MX"/>
        </w:rPr>
        <w:t>VINAGRILLO 04</w:t>
      </w:r>
    </w:p>
    <w:p w:rsidR="4348C004" w:rsidP="4348C004" w:rsidRDefault="4348C004" w14:paraId="006C3CCA" w14:textId="663FB95F">
      <w:pPr>
        <w:spacing w:after="0" w:line="360" w:lineRule="auto"/>
        <w:jc w:val="center"/>
        <w:rPr>
          <w:rFonts w:eastAsia="Times New Roman" w:cs="Times New Roman"/>
          <w:sz w:val="28"/>
          <w:szCs w:val="28"/>
          <w:lang w:eastAsia="es-MX"/>
        </w:rPr>
      </w:pPr>
    </w:p>
    <w:p w:rsidR="4348C004" w:rsidP="74FD92E1" w:rsidRDefault="4348C004" w14:paraId="0FE717B5" w14:textId="28667A37">
      <w:pPr>
        <w:spacing w:after="0" w:line="360" w:lineRule="auto"/>
        <w:jc w:val="both"/>
        <w:rPr>
          <w:rFonts w:eastAsia="Times New Roman" w:cs="Times New Roman"/>
          <w:sz w:val="28"/>
          <w:szCs w:val="28"/>
          <w:lang w:eastAsia="es-MX"/>
        </w:rPr>
      </w:pPr>
    </w:p>
    <w:p w:rsidR="4348C004" w:rsidP="4348C004" w:rsidRDefault="4348C004" w14:paraId="63FE2E19" w14:textId="00A768C3">
      <w:pPr>
        <w:spacing w:after="0" w:line="360" w:lineRule="auto"/>
        <w:jc w:val="center"/>
        <w:rPr>
          <w:rFonts w:eastAsia="Times New Roman" w:cs="Times New Roman"/>
          <w:sz w:val="28"/>
          <w:szCs w:val="28"/>
          <w:lang w:eastAsia="es-MX"/>
        </w:rPr>
      </w:pPr>
    </w:p>
    <w:p w:rsidR="174C8EA9" w:rsidP="7BAD06AF" w:rsidRDefault="174C8EA9" w14:paraId="19E81CFE" w14:textId="03AEB75C">
      <w:pPr>
        <w:spacing w:after="0" w:line="360" w:lineRule="auto"/>
        <w:jc w:val="center"/>
      </w:pPr>
      <w:r w:rsidRPr="7BAD06AF">
        <w:rPr>
          <w:rFonts w:eastAsia="Times New Roman" w:cs="Times New Roman"/>
          <w:sz w:val="28"/>
          <w:szCs w:val="28"/>
          <w:lang w:eastAsia="es-MX"/>
        </w:rPr>
        <w:t xml:space="preserve">Malicia </w:t>
      </w:r>
      <w:r w:rsidRPr="7BAD06AF" w:rsidR="4E6CE7C7">
        <w:rPr>
          <w:rFonts w:eastAsia="Times New Roman" w:cs="Times New Roman"/>
          <w:sz w:val="28"/>
          <w:szCs w:val="28"/>
          <w:lang w:eastAsia="es-MX"/>
        </w:rPr>
        <w:t>e</w:t>
      </w:r>
      <w:r w:rsidRPr="7BAD06AF">
        <w:rPr>
          <w:rFonts w:eastAsia="Times New Roman" w:cs="Times New Roman"/>
          <w:sz w:val="28"/>
          <w:szCs w:val="28"/>
          <w:lang w:eastAsia="es-MX"/>
        </w:rPr>
        <w:t xml:space="preserve"> infancia</w:t>
      </w:r>
    </w:p>
    <w:p w:rsidR="0E07BB1B" w:rsidP="7BAD06AF" w:rsidRDefault="0E07BB1B" w14:paraId="6D4D7E4A" w14:textId="29A375E4">
      <w:pPr>
        <w:spacing w:after="0" w:line="360" w:lineRule="auto"/>
        <w:jc w:val="center"/>
        <w:rPr>
          <w:rFonts w:eastAsia="Times New Roman" w:cs="Times New Roman"/>
          <w:sz w:val="28"/>
          <w:szCs w:val="28"/>
          <w:lang w:eastAsia="es-MX"/>
        </w:rPr>
      </w:pPr>
      <w:r w:rsidRPr="7BAD06AF">
        <w:rPr>
          <w:rFonts w:eastAsia="Times New Roman" w:cs="Times New Roman"/>
          <w:sz w:val="28"/>
          <w:szCs w:val="28"/>
          <w:lang w:eastAsia="es-MX"/>
        </w:rPr>
        <w:t>Tres cuentos</w:t>
      </w:r>
    </w:p>
    <w:p w:rsidR="4348C004" w:rsidP="4348C004" w:rsidRDefault="4348C004" w14:paraId="794C0B50" w14:textId="33E303ED">
      <w:pPr>
        <w:spacing w:after="0" w:line="360" w:lineRule="auto"/>
        <w:jc w:val="center"/>
        <w:rPr>
          <w:rFonts w:eastAsia="Times New Roman" w:cs="Times New Roman"/>
          <w:sz w:val="28"/>
          <w:szCs w:val="28"/>
          <w:lang w:eastAsia="es-MX"/>
        </w:rPr>
      </w:pPr>
    </w:p>
    <w:p w:rsidR="4348C004" w:rsidP="421898DA" w:rsidRDefault="2B4453B5" w14:paraId="3865BD17" w14:textId="6A8F7271">
      <w:pPr>
        <w:spacing w:after="0" w:line="360" w:lineRule="auto"/>
        <w:jc w:val="both"/>
        <w:rPr>
          <w:ins w:author="Claudia Ramírez Cisneros" w:date="2026-01-15T20:12:00Z" w16du:dateUtc="2026-01-15T20:12:34Z" w:id="0"/>
          <w:rFonts w:eastAsia="Times New Roman" w:cs="Times New Roman"/>
          <w:sz w:val="28"/>
          <w:szCs w:val="28"/>
          <w:lang w:eastAsia="es-MX"/>
        </w:rPr>
      </w:pPr>
      <w:r w:rsidRPr="421898DA">
        <w:rPr>
          <w:rFonts w:eastAsia="Times New Roman" w:cs="Times New Roman"/>
          <w:sz w:val="28"/>
          <w:szCs w:val="28"/>
          <w:lang w:eastAsia="es-MX"/>
        </w:rPr>
        <w:t>En la infancia, el miedo tiene un papel protagónico que, aparentemente, después se olvida o se transforma en terrores subsecuentes</w:t>
      </w:r>
      <w:r w:rsidRPr="421898DA" w:rsidR="1891E239">
        <w:rPr>
          <w:rFonts w:eastAsia="Times New Roman" w:cs="Times New Roman"/>
          <w:sz w:val="28"/>
          <w:szCs w:val="28"/>
          <w:lang w:eastAsia="es-MX"/>
        </w:rPr>
        <w:t xml:space="preserve"> e inconscientes. Así lo dijo Sigmund Freud sobre el cuento “El hombre de arena”, de E.</w:t>
      </w:r>
      <w:r w:rsidRPr="421898DA" w:rsidR="050D65DC">
        <w:rPr>
          <w:rFonts w:eastAsia="Times New Roman" w:cs="Times New Roman"/>
          <w:sz w:val="28"/>
          <w:szCs w:val="28"/>
          <w:lang w:eastAsia="es-MX"/>
        </w:rPr>
        <w:t xml:space="preserve"> </w:t>
      </w:r>
      <w:r w:rsidRPr="421898DA" w:rsidR="1891E239">
        <w:rPr>
          <w:rFonts w:eastAsia="Times New Roman" w:cs="Times New Roman"/>
          <w:sz w:val="28"/>
          <w:szCs w:val="28"/>
          <w:lang w:eastAsia="es-MX"/>
        </w:rPr>
        <w:t>T.</w:t>
      </w:r>
      <w:r w:rsidRPr="421898DA" w:rsidR="47F78C33">
        <w:rPr>
          <w:rFonts w:eastAsia="Times New Roman" w:cs="Times New Roman"/>
          <w:sz w:val="28"/>
          <w:szCs w:val="28"/>
          <w:lang w:eastAsia="es-MX"/>
        </w:rPr>
        <w:t xml:space="preserve"> </w:t>
      </w:r>
      <w:r w:rsidRPr="421898DA" w:rsidR="1891E239">
        <w:rPr>
          <w:rFonts w:eastAsia="Times New Roman" w:cs="Times New Roman"/>
          <w:sz w:val="28"/>
          <w:szCs w:val="28"/>
          <w:lang w:eastAsia="es-MX"/>
        </w:rPr>
        <w:t>A. Hof</w:t>
      </w:r>
      <w:r w:rsidRPr="421898DA" w:rsidR="6278ED49">
        <w:rPr>
          <w:rFonts w:eastAsia="Times New Roman" w:cs="Times New Roman"/>
          <w:sz w:val="28"/>
          <w:szCs w:val="28"/>
          <w:lang w:eastAsia="es-MX"/>
        </w:rPr>
        <w:t>f</w:t>
      </w:r>
      <w:r w:rsidRPr="421898DA" w:rsidR="1891E239">
        <w:rPr>
          <w:rFonts w:eastAsia="Times New Roman" w:cs="Times New Roman"/>
          <w:sz w:val="28"/>
          <w:szCs w:val="28"/>
          <w:lang w:eastAsia="es-MX"/>
        </w:rPr>
        <w:t>mann</w:t>
      </w:r>
      <w:r w:rsidRPr="421898DA" w:rsidR="3368472B">
        <w:rPr>
          <w:rFonts w:eastAsia="Times New Roman" w:cs="Times New Roman"/>
          <w:sz w:val="28"/>
          <w:szCs w:val="28"/>
          <w:lang w:eastAsia="es-MX"/>
        </w:rPr>
        <w:t>, en que aquello que era un miedo de infancia, una vez olvidado, regresa en la edad adulta como algo “siniestro”. Hemos elegido tres cuentos que parecen bordar sobre esta relación entre la infancia</w:t>
      </w:r>
      <w:r w:rsidRPr="421898DA" w:rsidR="5D5FB968">
        <w:rPr>
          <w:rFonts w:eastAsia="Times New Roman" w:cs="Times New Roman"/>
          <w:sz w:val="28"/>
          <w:szCs w:val="28"/>
          <w:lang w:eastAsia="es-MX"/>
        </w:rPr>
        <w:t xml:space="preserve"> y lo ominoso, pero también lo nostálgico e, incluso, lo morboso, </w:t>
      </w:r>
      <w:commentRangeStart w:id="1"/>
      <w:r w:rsidRPr="421898DA" w:rsidR="5D5FB968">
        <w:rPr>
          <w:rFonts w:eastAsia="Times New Roman" w:cs="Times New Roman"/>
          <w:sz w:val="28"/>
          <w:szCs w:val="28"/>
          <w:lang w:eastAsia="es-MX"/>
        </w:rPr>
        <w:t>sensaciones finament</w:t>
      </w:r>
      <w:commentRangeEnd w:id="1"/>
      <w:r w:rsidRPr="421898DA">
        <w:rPr>
          <w:rStyle w:val="CommentReference"/>
          <w:rFonts w:eastAsia="Times New Roman" w:cs="Times New Roman"/>
          <w:sz w:val="28"/>
          <w:szCs w:val="28"/>
          <w:lang w:eastAsia="es-MX"/>
        </w:rPr>
        <w:commentReference w:id="1"/>
      </w:r>
      <w:r w:rsidRPr="421898DA" w:rsidR="5D5FB968">
        <w:rPr>
          <w:rFonts w:eastAsia="Times New Roman" w:cs="Times New Roman"/>
          <w:sz w:val="28"/>
          <w:szCs w:val="28"/>
          <w:lang w:eastAsia="es-MX"/>
        </w:rPr>
        <w:t xml:space="preserve">e entrelazadas. </w:t>
      </w:r>
      <w:r w:rsidRPr="421898DA" w:rsidR="2122A4E2">
        <w:rPr>
          <w:rFonts w:eastAsia="Times New Roman" w:cs="Times New Roman"/>
          <w:sz w:val="28"/>
          <w:szCs w:val="28"/>
          <w:lang w:eastAsia="es-MX"/>
        </w:rPr>
        <w:t xml:space="preserve">En </w:t>
      </w:r>
      <w:r w:rsidRPr="421898DA" w:rsidR="2122A4E2">
        <w:rPr>
          <w:rFonts w:eastAsia="Times New Roman" w:cs="Times New Roman"/>
          <w:i/>
          <w:iCs/>
          <w:sz w:val="28"/>
          <w:szCs w:val="28"/>
          <w:lang w:eastAsia="es-MX"/>
        </w:rPr>
        <w:t xml:space="preserve">Almas que pasan </w:t>
      </w:r>
      <w:r w:rsidRPr="421898DA" w:rsidR="2122A4E2">
        <w:rPr>
          <w:rFonts w:eastAsia="Times New Roman" w:cs="Times New Roman"/>
          <w:sz w:val="28"/>
          <w:szCs w:val="28"/>
          <w:lang w:eastAsia="es-MX"/>
        </w:rPr>
        <w:t>(1906</w:t>
      </w:r>
      <w:commentRangeStart w:id="3"/>
      <w:r w:rsidRPr="421898DA" w:rsidR="2122A4E2">
        <w:rPr>
          <w:rFonts w:eastAsia="Times New Roman" w:cs="Times New Roman"/>
          <w:sz w:val="28"/>
          <w:szCs w:val="28"/>
          <w:lang w:eastAsia="es-MX"/>
        </w:rPr>
        <w:t>)</w:t>
      </w:r>
      <w:r w:rsidRPr="421898DA" w:rsidR="7490B86F">
        <w:rPr>
          <w:rFonts w:eastAsia="Times New Roman" w:cs="Times New Roman"/>
          <w:sz w:val="28"/>
          <w:szCs w:val="28"/>
          <w:lang w:eastAsia="es-MX"/>
        </w:rPr>
        <w:t>,</w:t>
      </w:r>
      <w:commentRangeEnd w:id="3"/>
      <w:r w:rsidRPr="421898DA">
        <w:rPr>
          <w:rStyle w:val="CommentReference"/>
          <w:rFonts w:eastAsia="Times New Roman" w:cs="Times New Roman"/>
          <w:sz w:val="28"/>
          <w:szCs w:val="28"/>
          <w:lang w:eastAsia="es-MX"/>
        </w:rPr>
        <w:commentReference w:id="3"/>
      </w:r>
      <w:r w:rsidRPr="421898DA" w:rsidR="2122A4E2">
        <w:rPr>
          <w:rFonts w:eastAsia="Times New Roman" w:cs="Times New Roman"/>
          <w:sz w:val="28"/>
          <w:szCs w:val="28"/>
          <w:lang w:eastAsia="es-MX"/>
        </w:rPr>
        <w:t xml:space="preserve"> su primer libro de cuentos, </w:t>
      </w:r>
      <w:r w:rsidRPr="421898DA" w:rsidR="5D5FB968">
        <w:rPr>
          <w:rFonts w:eastAsia="Times New Roman" w:cs="Times New Roman"/>
          <w:sz w:val="28"/>
          <w:szCs w:val="28"/>
          <w:lang w:eastAsia="es-MX"/>
        </w:rPr>
        <w:t>Amado Nervo</w:t>
      </w:r>
      <w:r w:rsidRPr="421898DA" w:rsidR="6EBAB4BF">
        <w:rPr>
          <w:rFonts w:eastAsia="Times New Roman" w:cs="Times New Roman"/>
          <w:sz w:val="28"/>
          <w:szCs w:val="28"/>
          <w:lang w:eastAsia="es-MX"/>
        </w:rPr>
        <w:t xml:space="preserve"> (1870-1919) </w:t>
      </w:r>
      <w:r w:rsidRPr="421898DA" w:rsidR="5D1CEA5C">
        <w:rPr>
          <w:rFonts w:eastAsia="Times New Roman" w:cs="Times New Roman"/>
          <w:sz w:val="28"/>
          <w:szCs w:val="28"/>
          <w:lang w:eastAsia="es-MX"/>
        </w:rPr>
        <w:t xml:space="preserve">vuelve la vista a la infancia, a esa capacidad de </w:t>
      </w:r>
      <w:r w:rsidRPr="421898DA" w:rsidR="10BD664E">
        <w:rPr>
          <w:rFonts w:eastAsia="Times New Roman" w:cs="Times New Roman"/>
          <w:sz w:val="28"/>
          <w:szCs w:val="28"/>
          <w:lang w:eastAsia="es-MX"/>
        </w:rPr>
        <w:t xml:space="preserve">imprimir misterio a todo tipo de inquietud. </w:t>
      </w:r>
      <w:r w:rsidRPr="421898DA" w:rsidR="38B14D91">
        <w:rPr>
          <w:rFonts w:eastAsia="Times New Roman" w:cs="Times New Roman"/>
          <w:sz w:val="28"/>
          <w:szCs w:val="28"/>
          <w:lang w:eastAsia="es-MX"/>
        </w:rPr>
        <w:t>Gabriela, la protagonista de “El Dominio del Canadá”, muere poco después de la anécdota que se relata, en una época en que la mortandad infa</w:t>
      </w:r>
      <w:r w:rsidRPr="421898DA" w:rsidR="2C0A73A7">
        <w:rPr>
          <w:rFonts w:eastAsia="Times New Roman" w:cs="Times New Roman"/>
          <w:sz w:val="28"/>
          <w:szCs w:val="28"/>
          <w:lang w:eastAsia="es-MX"/>
        </w:rPr>
        <w:t>ntil era fatalidad extendida, por lo que es tema que atraviesa la narrativa de entonces. “El vampiro”, de Alejandro Cuevas (</w:t>
      </w:r>
      <w:r w:rsidRPr="421898DA" w:rsidR="6BAD0E02">
        <w:rPr>
          <w:rFonts w:eastAsia="Times New Roman" w:cs="Times New Roman"/>
          <w:sz w:val="28"/>
          <w:szCs w:val="28"/>
          <w:lang w:eastAsia="es-MX"/>
        </w:rPr>
        <w:t>1870-1940</w:t>
      </w:r>
      <w:commentRangeStart w:id="4"/>
      <w:r w:rsidRPr="421898DA" w:rsidR="2C0A73A7">
        <w:rPr>
          <w:rFonts w:eastAsia="Times New Roman" w:cs="Times New Roman"/>
          <w:sz w:val="28"/>
          <w:szCs w:val="28"/>
          <w:lang w:eastAsia="es-MX"/>
        </w:rPr>
        <w:t>)</w:t>
      </w:r>
      <w:r w:rsidRPr="421898DA" w:rsidR="6A9C52C2">
        <w:rPr>
          <w:rFonts w:eastAsia="Times New Roman" w:cs="Times New Roman"/>
          <w:sz w:val="28"/>
          <w:szCs w:val="28"/>
          <w:lang w:eastAsia="es-MX"/>
        </w:rPr>
        <w:t>,</w:t>
      </w:r>
      <w:r w:rsidRPr="421898DA" w:rsidR="47A6F745">
        <w:rPr>
          <w:rFonts w:eastAsia="Times New Roman" w:cs="Times New Roman"/>
          <w:sz w:val="28"/>
          <w:szCs w:val="28"/>
          <w:lang w:eastAsia="es-MX"/>
        </w:rPr>
        <w:t xml:space="preserve"> </w:t>
      </w:r>
      <w:commentRangeEnd w:id="4"/>
      <w:r w:rsidRPr="421898DA">
        <w:rPr>
          <w:rStyle w:val="CommentReference"/>
          <w:rFonts w:eastAsia="Times New Roman" w:cs="Times New Roman"/>
          <w:sz w:val="28"/>
          <w:szCs w:val="28"/>
          <w:lang w:eastAsia="es-MX"/>
        </w:rPr>
        <w:commentReference w:id="4"/>
      </w:r>
      <w:r w:rsidRPr="421898DA" w:rsidR="47A6F745">
        <w:rPr>
          <w:rFonts w:eastAsia="Times New Roman" w:cs="Times New Roman"/>
          <w:sz w:val="28"/>
          <w:szCs w:val="28"/>
          <w:lang w:eastAsia="es-MX"/>
        </w:rPr>
        <w:t>parece grandemente influido por Hoffmann y trata de los terrores de un niño solitario, que mira en la visita de un viejo agiotista la presencia ominosa de un vampiro</w:t>
      </w:r>
      <w:r w:rsidRPr="421898DA" w:rsidR="3D5A7F9F">
        <w:rPr>
          <w:rFonts w:eastAsia="Times New Roman" w:cs="Times New Roman"/>
          <w:sz w:val="28"/>
          <w:szCs w:val="28"/>
          <w:lang w:eastAsia="es-MX"/>
        </w:rPr>
        <w:t xml:space="preserve">. Cuevas fue un notable cuentista que no </w:t>
      </w:r>
      <w:r w:rsidRPr="421898DA" w:rsidR="6EADA74D">
        <w:rPr>
          <w:rFonts w:eastAsia="Times New Roman" w:cs="Times New Roman"/>
          <w:sz w:val="28"/>
          <w:szCs w:val="28"/>
          <w:lang w:eastAsia="es-MX"/>
        </w:rPr>
        <w:t xml:space="preserve">sale del olvido, pero también compositor y cantante. Como una </w:t>
      </w:r>
      <w:r w:rsidRPr="421898DA" w:rsidR="7BEE74FF">
        <w:rPr>
          <w:rFonts w:eastAsia="Times New Roman" w:cs="Times New Roman"/>
          <w:sz w:val="28"/>
          <w:szCs w:val="28"/>
          <w:lang w:eastAsia="es-MX"/>
        </w:rPr>
        <w:t>curiosidad:</w:t>
      </w:r>
      <w:r w:rsidRPr="421898DA" w:rsidR="6EADA74D">
        <w:rPr>
          <w:rFonts w:eastAsia="Times New Roman" w:cs="Times New Roman"/>
          <w:sz w:val="28"/>
          <w:szCs w:val="28"/>
          <w:lang w:eastAsia="es-MX"/>
        </w:rPr>
        <w:t xml:space="preserve"> fue maestro de canto de Pedro Vargas. Y la tercera de estos niños, </w:t>
      </w:r>
      <w:r w:rsidRPr="421898DA" w:rsidR="160D4D34">
        <w:rPr>
          <w:rFonts w:eastAsia="Times New Roman" w:cs="Times New Roman"/>
          <w:sz w:val="28"/>
          <w:szCs w:val="28"/>
          <w:lang w:eastAsia="es-MX"/>
        </w:rPr>
        <w:t xml:space="preserve">la protagonista  </w:t>
      </w:r>
      <w:r w:rsidRPr="421898DA" w:rsidR="6EADA74D">
        <w:rPr>
          <w:rFonts w:eastAsia="Times New Roman" w:cs="Times New Roman"/>
          <w:sz w:val="28"/>
          <w:szCs w:val="28"/>
          <w:lang w:eastAsia="es-MX"/>
        </w:rPr>
        <w:t xml:space="preserve">sin </w:t>
      </w:r>
      <w:r w:rsidRPr="421898DA" w:rsidR="3D3C82FF">
        <w:rPr>
          <w:rFonts w:eastAsia="Times New Roman" w:cs="Times New Roman"/>
          <w:sz w:val="28"/>
          <w:szCs w:val="28"/>
          <w:lang w:eastAsia="es-MX"/>
        </w:rPr>
        <w:t>nombre, imaginada</w:t>
      </w:r>
      <w:r w:rsidRPr="421898DA" w:rsidR="60CC13C6">
        <w:rPr>
          <w:rFonts w:eastAsia="Times New Roman" w:cs="Times New Roman"/>
          <w:sz w:val="28"/>
          <w:szCs w:val="28"/>
          <w:lang w:eastAsia="es-MX"/>
        </w:rPr>
        <w:t xml:space="preserve"> por Pedro J. Acuña (1986), </w:t>
      </w:r>
      <w:r w:rsidRPr="421898DA" w:rsidR="12D23584">
        <w:rPr>
          <w:rFonts w:eastAsia="Times New Roman" w:cs="Times New Roman"/>
          <w:sz w:val="28"/>
          <w:szCs w:val="28"/>
          <w:lang w:eastAsia="es-MX"/>
        </w:rPr>
        <w:t xml:space="preserve">parece unirse </w:t>
      </w:r>
      <w:r w:rsidRPr="421898DA" w:rsidR="3E20724C">
        <w:rPr>
          <w:rFonts w:eastAsia="Times New Roman" w:cs="Times New Roman"/>
          <w:sz w:val="28"/>
          <w:szCs w:val="28"/>
          <w:lang w:eastAsia="es-MX"/>
        </w:rPr>
        <w:t>a</w:t>
      </w:r>
      <w:r w:rsidRPr="421898DA" w:rsidR="12D23584">
        <w:rPr>
          <w:rFonts w:eastAsia="Times New Roman" w:cs="Times New Roman"/>
          <w:sz w:val="28"/>
          <w:szCs w:val="28"/>
          <w:lang w:eastAsia="es-MX"/>
        </w:rPr>
        <w:t xml:space="preserve"> los otros dos por esa imaginación tortuosa que la hace mirar con fantasía </w:t>
      </w:r>
      <w:r w:rsidRPr="421898DA" w:rsidR="1645A276">
        <w:rPr>
          <w:rFonts w:eastAsia="Times New Roman" w:cs="Times New Roman"/>
          <w:sz w:val="28"/>
          <w:szCs w:val="28"/>
          <w:lang w:eastAsia="es-MX"/>
        </w:rPr>
        <w:t xml:space="preserve">los insectos de la suciedad. </w:t>
      </w:r>
    </w:p>
    <w:p w:rsidR="4348C004" w:rsidRDefault="51C54B4D" w14:paraId="7CE3ED67" w14:textId="20BCC400">
      <w:pPr>
        <w:spacing w:after="0" w:line="360" w:lineRule="auto"/>
        <w:ind w:firstLine="708"/>
        <w:jc w:val="both"/>
        <w:rPr>
          <w:rFonts w:eastAsia="Times New Roman" w:cs="Times New Roman"/>
          <w:sz w:val="28"/>
          <w:szCs w:val="28"/>
          <w:lang w:eastAsia="es-MX"/>
        </w:rPr>
        <w:pPrChange w:author="Claudia Ramírez Cisneros" w:date="2026-01-15T20:12:00Z" w:id="5">
          <w:pPr>
            <w:spacing w:after="0" w:line="360" w:lineRule="auto"/>
            <w:jc w:val="both"/>
          </w:pPr>
        </w:pPrChange>
      </w:pPr>
      <w:r w:rsidRPr="504CB805">
        <w:rPr>
          <w:rFonts w:eastAsia="Times New Roman" w:cs="Times New Roman"/>
          <w:sz w:val="28"/>
          <w:szCs w:val="28"/>
          <w:lang w:eastAsia="es-MX"/>
        </w:rPr>
        <w:t xml:space="preserve">Son muchas las maneras en que se ha mirado la infancia en la literatura mexicana, pero </w:t>
      </w:r>
      <w:r w:rsidRPr="504CB805" w:rsidR="765368AB">
        <w:rPr>
          <w:rFonts w:eastAsia="Times New Roman" w:cs="Times New Roman"/>
          <w:sz w:val="28"/>
          <w:szCs w:val="28"/>
          <w:lang w:eastAsia="es-MX"/>
        </w:rPr>
        <w:t xml:space="preserve">estos cuentos parecen </w:t>
      </w:r>
      <w:commentRangeStart w:id="6"/>
      <w:r w:rsidRPr="504CB805" w:rsidR="2707EF4E">
        <w:rPr>
          <w:rFonts w:eastAsia="Times New Roman" w:cs="Times New Roman"/>
          <w:sz w:val="28"/>
          <w:szCs w:val="28"/>
          <w:lang w:eastAsia="es-MX"/>
        </w:rPr>
        <w:t>hermanados</w:t>
      </w:r>
      <w:commentRangeEnd w:id="6"/>
      <w:r w:rsidRPr="504CB805">
        <w:rPr>
          <w:rStyle w:val="CommentReference"/>
          <w:rFonts w:eastAsia="Times New Roman" w:cs="Times New Roman"/>
          <w:sz w:val="28"/>
          <w:szCs w:val="28"/>
          <w:lang w:eastAsia="es-MX"/>
        </w:rPr>
        <w:commentReference w:id="6"/>
      </w:r>
      <w:r w:rsidRPr="504CB805" w:rsidR="765368AB">
        <w:rPr>
          <w:rFonts w:eastAsia="Times New Roman" w:cs="Times New Roman"/>
          <w:sz w:val="28"/>
          <w:szCs w:val="28"/>
          <w:lang w:eastAsia="es-MX"/>
        </w:rPr>
        <w:t xml:space="preserve"> por la misma costura, más o menos común.</w:t>
      </w:r>
      <w:r w:rsidRPr="504CB805" w:rsidR="43227619">
        <w:rPr>
          <w:rFonts w:eastAsia="Times New Roman" w:cs="Times New Roman"/>
          <w:sz w:val="28"/>
          <w:szCs w:val="28"/>
          <w:lang w:eastAsia="es-MX"/>
        </w:rPr>
        <w:t xml:space="preserve"> Los unimos nosotros</w:t>
      </w:r>
      <w:r w:rsidRPr="504CB805" w:rsidR="341D585E">
        <w:rPr>
          <w:rFonts w:eastAsia="Times New Roman" w:cs="Times New Roman"/>
          <w:sz w:val="28"/>
          <w:szCs w:val="28"/>
          <w:lang w:eastAsia="es-MX"/>
        </w:rPr>
        <w:t xml:space="preserve"> ahora</w:t>
      </w:r>
      <w:r w:rsidRPr="504CB805" w:rsidR="43227619">
        <w:rPr>
          <w:rFonts w:eastAsia="Times New Roman" w:cs="Times New Roman"/>
          <w:sz w:val="28"/>
          <w:szCs w:val="28"/>
          <w:lang w:eastAsia="es-MX"/>
        </w:rPr>
        <w:t xml:space="preserve"> con la misma palabra: “malicia”, que combina maldad y suspicacia. </w:t>
      </w:r>
    </w:p>
    <w:p w:rsidR="4348C004" w:rsidP="4348C004" w:rsidRDefault="4348C004" w14:paraId="7CADDB53" w14:textId="53EC8F62">
      <w:pPr>
        <w:spacing w:after="0" w:line="360" w:lineRule="auto"/>
        <w:jc w:val="center"/>
        <w:rPr>
          <w:rFonts w:eastAsia="Times New Roman" w:cs="Times New Roman"/>
          <w:sz w:val="28"/>
          <w:szCs w:val="28"/>
          <w:lang w:eastAsia="es-MX"/>
        </w:rPr>
      </w:pPr>
    </w:p>
    <w:p w:rsidR="7BAD06AF" w:rsidP="7BAD06AF" w:rsidRDefault="7BAD06AF" w14:paraId="7EEB2B83" w14:textId="2401D7B6">
      <w:pPr>
        <w:spacing w:after="0" w:line="360" w:lineRule="auto"/>
        <w:jc w:val="center"/>
        <w:rPr>
          <w:rFonts w:eastAsia="Times New Roman" w:cs="Times New Roman"/>
          <w:sz w:val="28"/>
          <w:szCs w:val="28"/>
          <w:lang w:eastAsia="es-MX"/>
        </w:rPr>
      </w:pPr>
    </w:p>
    <w:p w:rsidRPr="002550FF" w:rsidR="002550FF" w:rsidP="002550FF" w:rsidRDefault="378AEB73" w14:paraId="1E0FBBA5" w14:textId="1B79EAC3">
      <w:pPr>
        <w:spacing w:after="0" w:line="360" w:lineRule="auto"/>
        <w:jc w:val="center"/>
        <w:rPr>
          <w:rFonts w:eastAsia="Times New Roman" w:cs="Times New Roman"/>
          <w:kern w:val="0"/>
          <w:sz w:val="28"/>
          <w:szCs w:val="28"/>
          <w:lang w:eastAsia="es-MX"/>
          <w14:ligatures w14:val="none"/>
        </w:rPr>
      </w:pPr>
      <w:r w:rsidRPr="002550FF">
        <w:rPr>
          <w:rFonts w:eastAsia="Times New Roman" w:cs="Times New Roman"/>
          <w:kern w:val="0"/>
          <w:sz w:val="28"/>
          <w:szCs w:val="28"/>
          <w:lang w:eastAsia="es-MX"/>
          <w14:ligatures w14:val="none"/>
        </w:rPr>
        <w:t>E</w:t>
      </w:r>
      <w:r w:rsidRPr="002550FF" w:rsidR="5BC4887C">
        <w:rPr>
          <w:rFonts w:eastAsia="Times New Roman" w:cs="Times New Roman"/>
          <w:kern w:val="0"/>
          <w:sz w:val="28"/>
          <w:szCs w:val="28"/>
          <w:lang w:eastAsia="es-MX"/>
          <w14:ligatures w14:val="none"/>
        </w:rPr>
        <w:t>l Dominio del Canadá</w:t>
      </w:r>
    </w:p>
    <w:p w:rsidRPr="002550FF" w:rsidR="002550FF" w:rsidP="002550FF" w:rsidRDefault="002550FF" w14:paraId="12C1ACFA" w14:textId="77777777">
      <w:pPr>
        <w:spacing w:after="0" w:line="360" w:lineRule="auto"/>
        <w:jc w:val="center"/>
        <w:rPr>
          <w:rFonts w:eastAsia="Times New Roman" w:cs="Times New Roman"/>
          <w:kern w:val="0"/>
          <w:sz w:val="28"/>
          <w:szCs w:val="28"/>
          <w:lang w:eastAsia="es-MX"/>
          <w14:ligatures w14:val="none"/>
        </w:rPr>
      </w:pPr>
    </w:p>
    <w:p w:rsidRPr="002550FF" w:rsidR="002550FF" w:rsidP="002550FF" w:rsidRDefault="002550FF" w14:paraId="796E39B5" w14:textId="5B72B313">
      <w:pPr>
        <w:spacing w:after="0" w:line="360" w:lineRule="auto"/>
        <w:jc w:val="center"/>
        <w:rPr>
          <w:rFonts w:eastAsia="Times New Roman" w:cs="Times New Roman"/>
          <w:kern w:val="0"/>
          <w:sz w:val="28"/>
          <w:szCs w:val="28"/>
          <w:lang w:eastAsia="es-MX"/>
          <w14:ligatures w14:val="none"/>
        </w:rPr>
      </w:pPr>
      <w:r w:rsidRPr="002550FF">
        <w:rPr>
          <w:rFonts w:eastAsia="Times New Roman" w:cs="Times New Roman"/>
          <w:kern w:val="0"/>
          <w:sz w:val="28"/>
          <w:szCs w:val="28"/>
          <w:lang w:eastAsia="es-MX"/>
          <w14:ligatures w14:val="none"/>
        </w:rPr>
        <w:t>Amado Nervo</w:t>
      </w:r>
    </w:p>
    <w:p w:rsidRPr="002550FF" w:rsidR="002550FF" w:rsidP="002550FF" w:rsidRDefault="002550FF" w14:paraId="44DE88ED" w14:textId="77777777">
      <w:pPr>
        <w:spacing w:after="0" w:line="360" w:lineRule="auto"/>
        <w:jc w:val="both"/>
        <w:rPr>
          <w:rFonts w:eastAsia="Times New Roman" w:cs="Times New Roman"/>
          <w:kern w:val="0"/>
          <w:sz w:val="28"/>
          <w:szCs w:val="28"/>
          <w:lang w:eastAsia="es-MX"/>
          <w14:ligatures w14:val="none"/>
        </w:rPr>
      </w:pPr>
    </w:p>
    <w:p w:rsidRPr="002550FF" w:rsidR="002550FF" w:rsidP="002550FF" w:rsidRDefault="002550FF" w14:paraId="2709F1A4" w14:textId="77777777">
      <w:pPr>
        <w:spacing w:after="0" w:line="360" w:lineRule="auto"/>
        <w:jc w:val="center"/>
        <w:rPr>
          <w:rFonts w:eastAsia="Times New Roman" w:cs="Times New Roman"/>
          <w:kern w:val="0"/>
          <w:sz w:val="28"/>
          <w:szCs w:val="28"/>
          <w:lang w:eastAsia="es-MX"/>
          <w14:ligatures w14:val="none"/>
        </w:rPr>
      </w:pPr>
      <w:r w:rsidRPr="002550FF">
        <w:rPr>
          <w:rFonts w:eastAsia="Times New Roman" w:cs="Times New Roman"/>
          <w:kern w:val="0"/>
          <w:sz w:val="28"/>
          <w:szCs w:val="28"/>
          <w:lang w:eastAsia="es-MX"/>
          <w14:ligatures w14:val="none"/>
        </w:rPr>
        <w:t>I</w:t>
      </w:r>
    </w:p>
    <w:p w:rsidRPr="002550FF" w:rsidR="002550FF" w:rsidP="002550FF" w:rsidRDefault="002550FF" w14:paraId="50B1B2B9" w14:textId="77777777">
      <w:pPr>
        <w:spacing w:after="0" w:line="360" w:lineRule="auto"/>
        <w:jc w:val="both"/>
        <w:rPr>
          <w:rFonts w:eastAsia="Times New Roman" w:cs="Times New Roman"/>
          <w:kern w:val="0"/>
          <w:sz w:val="28"/>
          <w:szCs w:val="28"/>
          <w:lang w:eastAsia="es-MX"/>
          <w14:ligatures w14:val="none"/>
        </w:rPr>
      </w:pPr>
    </w:p>
    <w:p w:rsidR="002550FF" w:rsidP="002550FF" w:rsidRDefault="378AEB73" w14:paraId="6E9312B8" w14:textId="77777777">
      <w:pPr>
        <w:spacing w:after="0" w:line="360" w:lineRule="auto"/>
        <w:jc w:val="both"/>
        <w:rPr>
          <w:rFonts w:eastAsia="Times New Roman" w:cs="Times New Roman"/>
          <w:kern w:val="0"/>
          <w:sz w:val="28"/>
          <w:szCs w:val="28"/>
          <w:lang w:eastAsia="es-MX"/>
          <w14:ligatures w14:val="none"/>
        </w:rPr>
      </w:pPr>
      <w:r w:rsidRPr="002550FF">
        <w:rPr>
          <w:rFonts w:eastAsia="Times New Roman" w:cs="Times New Roman"/>
          <w:kern w:val="0"/>
          <w:sz w:val="28"/>
          <w:szCs w:val="28"/>
          <w:lang w:eastAsia="es-MX"/>
          <w14:ligatures w14:val="none"/>
        </w:rPr>
        <w:t xml:space="preserve">–Mi hermana Gabriela –nos dijo Luis– era lo que se llama </w:t>
      </w:r>
      <w:r w:rsidRPr="421898DA">
        <w:rPr>
          <w:rFonts w:eastAsia="Times New Roman" w:cs="Times New Roman"/>
          <w:kern w:val="0"/>
          <w:sz w:val="28"/>
          <w:szCs w:val="28"/>
          <w:lang w:eastAsia="es-MX"/>
          <w14:ligatures w14:val="none"/>
        </w:rPr>
        <w:t>un alhaja</w:t>
      </w:r>
      <w:commentRangeStart w:id="7"/>
      <w:r w:rsidRPr="421898DA">
        <w:rPr>
          <w:rFonts w:eastAsia="Times New Roman" w:cs="Times New Roman"/>
          <w:kern w:val="0"/>
          <w:sz w:val="28"/>
          <w:szCs w:val="28"/>
          <w:lang w:eastAsia="es-MX"/>
          <w14:ligatures w14:val="none"/>
        </w:rPr>
        <w:t>,</w:t>
      </w:r>
      <w:commentRangeEnd w:id="7"/>
      <w:r w:rsidRPr="002550FF" w:rsidR="002550FF">
        <w:rPr>
          <w:rStyle w:val="CommentReference"/>
          <w:rFonts w:eastAsia="Times New Roman" w:cs="Times New Roman"/>
          <w:kern w:val="0"/>
          <w:sz w:val="28"/>
          <w:szCs w:val="28"/>
          <w:lang w:eastAsia="es-MX"/>
          <w14:ligatures w14:val="none"/>
        </w:rPr>
        <w:commentReference w:id="7"/>
      </w:r>
      <w:r w:rsidRPr="002550FF">
        <w:rPr>
          <w:rFonts w:eastAsia="Times New Roman" w:cs="Times New Roman"/>
          <w:kern w:val="0"/>
          <w:sz w:val="28"/>
          <w:szCs w:val="28"/>
          <w:lang w:eastAsia="es-MX"/>
          <w14:ligatures w14:val="none"/>
        </w:rPr>
        <w:t xml:space="preserve"> y de lo más fino. Alborotadora, traviesa con inventiva, pizpireta y audaz, tenía eternamente con un Jesús en la boca a todos los de la casa. Mis hermanos y yo la adorábamos por su carácter alegre, por su desplante, por la inagotable verba con que nos entretenía, por la cantidad de historias absurdas que se sabía de memoria</w:t>
      </w:r>
      <w:r>
        <w:rPr>
          <w:rFonts w:eastAsia="Times New Roman" w:cs="Times New Roman"/>
          <w:kern w:val="0"/>
          <w:sz w:val="28"/>
          <w:szCs w:val="28"/>
          <w:lang w:eastAsia="es-MX"/>
          <w14:ligatures w14:val="none"/>
        </w:rPr>
        <w:t>.</w:t>
      </w:r>
      <w:r w:rsidRPr="002550FF">
        <w:rPr>
          <w:rFonts w:eastAsia="Times New Roman" w:cs="Times New Roman"/>
          <w:kern w:val="0"/>
          <w:sz w:val="28"/>
          <w:szCs w:val="28"/>
          <w:lang w:eastAsia="es-MX"/>
          <w14:ligatures w14:val="none"/>
        </w:rPr>
        <w:t xml:space="preserve"> Nos suger</w:t>
      </w:r>
      <w:r>
        <w:rPr>
          <w:rFonts w:eastAsia="Times New Roman" w:cs="Times New Roman"/>
          <w:kern w:val="0"/>
          <w:sz w:val="28"/>
          <w:szCs w:val="28"/>
          <w:lang w:eastAsia="es-MX"/>
          <w14:ligatures w14:val="none"/>
        </w:rPr>
        <w:t>í</w:t>
      </w:r>
      <w:r w:rsidRPr="002550FF">
        <w:rPr>
          <w:rFonts w:eastAsia="Times New Roman" w:cs="Times New Roman"/>
          <w:kern w:val="0"/>
          <w:sz w:val="28"/>
          <w:szCs w:val="28"/>
          <w:lang w:eastAsia="es-MX"/>
          <w14:ligatures w14:val="none"/>
        </w:rPr>
        <w:t>a continuamente lo que deseaba, y éramos todos sus cómplices en cuan</w:t>
      </w:r>
      <w:r>
        <w:rPr>
          <w:rFonts w:eastAsia="Times New Roman" w:cs="Times New Roman"/>
          <w:kern w:val="0"/>
          <w:sz w:val="28"/>
          <w:szCs w:val="28"/>
          <w:lang w:eastAsia="es-MX"/>
          <w14:ligatures w14:val="none"/>
        </w:rPr>
        <w:t>t</w:t>
      </w:r>
      <w:r w:rsidRPr="002550FF">
        <w:rPr>
          <w:rFonts w:eastAsia="Times New Roman" w:cs="Times New Roman"/>
          <w:kern w:val="0"/>
          <w:sz w:val="28"/>
          <w:szCs w:val="28"/>
          <w:lang w:eastAsia="es-MX"/>
          <w14:ligatures w14:val="none"/>
        </w:rPr>
        <w:t>a diablura de chiquilla</w:t>
      </w:r>
      <w:r>
        <w:rPr>
          <w:rFonts w:eastAsia="Times New Roman" w:cs="Times New Roman"/>
          <w:kern w:val="0"/>
          <w:sz w:val="28"/>
          <w:szCs w:val="28"/>
          <w:lang w:eastAsia="es-MX"/>
          <w14:ligatures w14:val="none"/>
        </w:rPr>
        <w:t xml:space="preserve"> le </w:t>
      </w:r>
      <w:r w:rsidRPr="41ACB375">
        <w:rPr>
          <w:rFonts w:eastAsia="Times New Roman" w:cs="Times New Roman"/>
          <w:kern w:val="0"/>
          <w:sz w:val="28"/>
          <w:szCs w:val="28"/>
          <w:lang w:eastAsia="es-MX"/>
          <w14:ligatures w14:val="none"/>
        </w:rPr>
        <w:t>venía a las mientes</w:t>
      </w:r>
      <w:r w:rsidRPr="002550FF">
        <w:rPr>
          <w:rFonts w:eastAsia="Times New Roman" w:cs="Times New Roman"/>
          <w:kern w:val="0"/>
          <w:sz w:val="28"/>
          <w:szCs w:val="28"/>
          <w:lang w:eastAsia="es-MX"/>
          <w14:ligatures w14:val="none"/>
        </w:rPr>
        <w:t>. En aquel entonces tenía mi hermana (que era la mayor de la familia) diez años y una imaginación tan despierta como de veinte</w:t>
      </w:r>
      <w:r>
        <w:rPr>
          <w:rFonts w:eastAsia="Times New Roman" w:cs="Times New Roman"/>
          <w:kern w:val="0"/>
          <w:sz w:val="28"/>
          <w:szCs w:val="28"/>
          <w:lang w:eastAsia="es-MX"/>
          <w14:ligatures w14:val="none"/>
        </w:rPr>
        <w:t>.</w:t>
      </w:r>
      <w:r w:rsidRPr="002550FF">
        <w:rPr>
          <w:rFonts w:eastAsia="Times New Roman" w:cs="Times New Roman"/>
          <w:kern w:val="0"/>
          <w:sz w:val="28"/>
          <w:szCs w:val="28"/>
          <w:lang w:eastAsia="es-MX"/>
          <w14:ligatures w14:val="none"/>
        </w:rPr>
        <w:t xml:space="preserve"> Empezaba a aprender, con éxito muy mediano, la </w:t>
      </w:r>
      <w:r w:rsidRPr="421898DA">
        <w:rPr>
          <w:rFonts w:eastAsia="Times New Roman" w:cs="Times New Roman"/>
          <w:kern w:val="0"/>
          <w:sz w:val="28"/>
          <w:szCs w:val="28"/>
          <w:lang w:eastAsia="es-MX"/>
          <w14:ligatures w14:val="none"/>
        </w:rPr>
        <w:t>Geogr</w:t>
      </w:r>
      <w:r w:rsidRPr="002550FF">
        <w:rPr>
          <w:rFonts w:eastAsia="Times New Roman" w:cs="Times New Roman"/>
          <w:kern w:val="0"/>
          <w:sz w:val="28"/>
          <w:szCs w:val="28"/>
          <w:lang w:eastAsia="es-MX"/>
          <w14:ligatures w14:val="none"/>
        </w:rPr>
        <w:t>afía, y se sabía de memoria los nombres de todas</w:t>
      </w:r>
      <w:r>
        <w:rPr>
          <w:rFonts w:eastAsia="Times New Roman" w:cs="Times New Roman"/>
          <w:kern w:val="0"/>
          <w:sz w:val="28"/>
          <w:szCs w:val="28"/>
          <w:lang w:eastAsia="es-MX"/>
          <w14:ligatures w14:val="none"/>
        </w:rPr>
        <w:t xml:space="preserve"> </w:t>
      </w:r>
      <w:r w:rsidRPr="002550FF">
        <w:rPr>
          <w:rFonts w:eastAsia="Times New Roman" w:cs="Times New Roman"/>
          <w:kern w:val="0"/>
          <w:sz w:val="28"/>
          <w:szCs w:val="28"/>
          <w:lang w:eastAsia="es-MX"/>
          <w14:ligatures w14:val="none"/>
        </w:rPr>
        <w:t>las naciones de América, sin darse cuenta muy exacta de lo que significaban ni de lo que designaban. En aquellos tiempos se lo aprendía uno todo de corrido, y llegaba al último año de escuela, habiendo hecho</w:t>
      </w:r>
      <w:r>
        <w:rPr>
          <w:rFonts w:eastAsia="Times New Roman" w:cs="Times New Roman"/>
          <w:kern w:val="0"/>
          <w:sz w:val="28"/>
          <w:szCs w:val="28"/>
          <w:lang w:eastAsia="es-MX"/>
          <w14:ligatures w14:val="none"/>
        </w:rPr>
        <w:t xml:space="preserve"> </w:t>
      </w:r>
      <w:r w:rsidRPr="002550FF">
        <w:rPr>
          <w:rFonts w:eastAsia="Times New Roman" w:cs="Times New Roman"/>
          <w:kern w:val="0"/>
          <w:sz w:val="28"/>
          <w:szCs w:val="28"/>
          <w:lang w:eastAsia="es-MX"/>
          <w14:ligatures w14:val="none"/>
        </w:rPr>
        <w:t>prodigios de memoria y sin un solo conocimiento serio.</w:t>
      </w:r>
    </w:p>
    <w:p w:rsidRPr="002550FF" w:rsidR="002550FF" w:rsidP="002550FF" w:rsidRDefault="552CE6B6" w14:paraId="0723F141" w14:textId="1D4915DF">
      <w:pPr>
        <w:spacing w:after="0" w:line="360" w:lineRule="auto"/>
        <w:ind w:firstLine="708"/>
        <w:jc w:val="both"/>
        <w:rPr>
          <w:rFonts w:eastAsia="Times New Roman" w:cs="Times New Roman"/>
          <w:kern w:val="0"/>
          <w:sz w:val="28"/>
          <w:szCs w:val="28"/>
          <w:lang w:eastAsia="es-MX"/>
          <w14:ligatures w14:val="none"/>
        </w:rPr>
      </w:pPr>
      <w:r w:rsidRPr="002550FF">
        <w:rPr>
          <w:rFonts w:eastAsia="Times New Roman" w:cs="Times New Roman"/>
          <w:kern w:val="0"/>
          <w:sz w:val="28"/>
          <w:szCs w:val="28"/>
          <w:lang w:eastAsia="es-MX"/>
          <w14:ligatures w14:val="none"/>
        </w:rPr>
        <w:t xml:space="preserve">Un día mi hermana encontró en su lección de Geografía esta denominación: </w:t>
      </w:r>
      <w:r>
        <w:rPr>
          <w:rFonts w:eastAsia="Times New Roman" w:cs="Times New Roman"/>
          <w:kern w:val="0"/>
          <w:sz w:val="28"/>
          <w:szCs w:val="28"/>
          <w:lang w:eastAsia="es-MX"/>
          <w14:ligatures w14:val="none"/>
        </w:rPr>
        <w:t>“</w:t>
      </w:r>
      <w:r w:rsidRPr="002550FF">
        <w:rPr>
          <w:rFonts w:eastAsia="Times New Roman" w:cs="Times New Roman"/>
          <w:kern w:val="0"/>
          <w:sz w:val="28"/>
          <w:szCs w:val="28"/>
          <w:lang w:eastAsia="es-MX"/>
          <w14:ligatures w14:val="none"/>
        </w:rPr>
        <w:t xml:space="preserve">El </w:t>
      </w:r>
      <w:r w:rsidRPr="7BAD06AF">
        <w:rPr>
          <w:rFonts w:eastAsia="Times New Roman" w:cs="Times New Roman"/>
          <w:kern w:val="0"/>
          <w:sz w:val="28"/>
          <w:szCs w:val="28"/>
          <w:lang w:eastAsia="es-MX"/>
          <w14:ligatures w14:val="none"/>
          <w:rPrChange w:author="Claudia Ramírez Cisneros" w:date="2026-01-15T20:21:00Z" w:id="8">
            <w:rPr>
              <w:rFonts w:eastAsia="Times New Roman" w:cs="Times New Roman"/>
              <w:sz w:val="28"/>
              <w:szCs w:val="28"/>
              <w:highlight w:val="cyan"/>
              <w:lang w:eastAsia="es-MX"/>
            </w:rPr>
          </w:rPrChange>
        </w:rPr>
        <w:t>Domi</w:t>
      </w:r>
      <w:r w:rsidRPr="002550FF">
        <w:rPr>
          <w:rFonts w:eastAsia="Times New Roman" w:cs="Times New Roman"/>
          <w:kern w:val="0"/>
          <w:sz w:val="28"/>
          <w:szCs w:val="28"/>
          <w:lang w:eastAsia="es-MX"/>
          <w14:ligatures w14:val="none"/>
        </w:rPr>
        <w:t>nio del Canadá</w:t>
      </w:r>
      <w:r>
        <w:rPr>
          <w:rFonts w:eastAsia="Times New Roman" w:cs="Times New Roman"/>
          <w:kern w:val="0"/>
          <w:sz w:val="28"/>
          <w:szCs w:val="28"/>
          <w:lang w:eastAsia="es-MX"/>
          <w14:ligatures w14:val="none"/>
        </w:rPr>
        <w:t>”</w:t>
      </w:r>
      <w:r w:rsidRPr="002550FF">
        <w:rPr>
          <w:rFonts w:eastAsia="Times New Roman" w:cs="Times New Roman"/>
          <w:kern w:val="0"/>
          <w:sz w:val="28"/>
          <w:szCs w:val="28"/>
          <w:lang w:eastAsia="es-MX"/>
          <w14:ligatures w14:val="none"/>
        </w:rPr>
        <w:t xml:space="preserve">. No entendió, naturalmente, lo que significaba </w:t>
      </w:r>
      <w:r w:rsidRPr="23115A80">
        <w:rPr>
          <w:rFonts w:eastAsia="Times New Roman" w:cs="Times New Roman"/>
          <w:i/>
          <w:iCs/>
          <w:kern w:val="0"/>
          <w:sz w:val="28"/>
          <w:szCs w:val="28"/>
          <w:lang w:eastAsia="es-MX"/>
          <w14:ligatures w14:val="none"/>
        </w:rPr>
        <w:t>dominio</w:t>
      </w:r>
      <w:r w:rsidRPr="002550FF">
        <w:rPr>
          <w:rFonts w:eastAsia="Times New Roman" w:cs="Times New Roman"/>
          <w:kern w:val="0"/>
          <w:sz w:val="28"/>
          <w:szCs w:val="28"/>
          <w:lang w:eastAsia="es-MX"/>
          <w14:ligatures w14:val="none"/>
        </w:rPr>
        <w:t xml:space="preserve">; lo de </w:t>
      </w:r>
      <w:r w:rsidRPr="23115A80">
        <w:rPr>
          <w:rFonts w:eastAsia="Times New Roman" w:cs="Times New Roman"/>
          <w:i/>
          <w:iCs/>
          <w:kern w:val="0"/>
          <w:sz w:val="28"/>
          <w:szCs w:val="28"/>
          <w:lang w:eastAsia="es-MX"/>
          <w14:ligatures w14:val="none"/>
        </w:rPr>
        <w:t>Canadá</w:t>
      </w:r>
      <w:r w:rsidRPr="002550FF">
        <w:rPr>
          <w:rFonts w:eastAsia="Times New Roman" w:cs="Times New Roman"/>
          <w:kern w:val="0"/>
          <w:sz w:val="28"/>
          <w:szCs w:val="28"/>
          <w:lang w:eastAsia="es-MX"/>
          <w14:ligatures w14:val="none"/>
        </w:rPr>
        <w:t xml:space="preserve"> la dejó un poquito pensativa; la designación completa, </w:t>
      </w:r>
      <w:r w:rsidRPr="23115A80">
        <w:rPr>
          <w:rFonts w:eastAsia="Times New Roman" w:cs="Times New Roman"/>
          <w:i/>
          <w:iCs/>
          <w:kern w:val="0"/>
          <w:sz w:val="28"/>
          <w:szCs w:val="28"/>
          <w:lang w:eastAsia="es-MX"/>
          <w14:ligatures w14:val="none"/>
          <w:rPrChange w:author="Claudia Ramírez Cisneros" w:date="2026-01-15T20:21:00Z" w:id="9">
            <w:rPr>
              <w:rFonts w:eastAsia="Times New Roman" w:cs="Times New Roman"/>
              <w:i/>
              <w:iCs/>
              <w:sz w:val="28"/>
              <w:szCs w:val="28"/>
              <w:highlight w:val="cyan"/>
              <w:lang w:eastAsia="es-MX"/>
            </w:rPr>
          </w:rPrChange>
        </w:rPr>
        <w:t>Dominio del Canadá</w:t>
      </w:r>
      <w:commentRangeStart w:id="10"/>
      <w:commentRangeStart w:id="11"/>
      <w:r w:rsidRPr="002550FF">
        <w:rPr>
          <w:rFonts w:eastAsia="Times New Roman" w:cs="Times New Roman"/>
          <w:kern w:val="0"/>
          <w:sz w:val="28"/>
          <w:szCs w:val="28"/>
          <w:lang w:eastAsia="es-MX"/>
          <w14:ligatures w14:val="none"/>
        </w:rPr>
        <w:t>,</w:t>
      </w:r>
      <w:commentRangeEnd w:id="10"/>
      <w:r w:rsidRPr="002550FF" w:rsidR="002550FF">
        <w:rPr>
          <w:rStyle w:val="CommentReference"/>
          <w:rFonts w:eastAsia="Times New Roman" w:cs="Times New Roman"/>
          <w:kern w:val="0"/>
          <w:sz w:val="28"/>
          <w:szCs w:val="28"/>
          <w:lang w:eastAsia="es-MX"/>
          <w14:ligatures w14:val="none"/>
        </w:rPr>
        <w:commentReference w:id="10"/>
      </w:r>
      <w:commentRangeEnd w:id="11"/>
      <w:r>
        <w:rPr>
          <w:rStyle w:val="CommentReference"/>
        </w:rPr>
        <w:commentReference w:id="11"/>
      </w:r>
      <w:r w:rsidRPr="002550FF">
        <w:rPr>
          <w:rFonts w:eastAsia="Times New Roman" w:cs="Times New Roman"/>
          <w:kern w:val="0"/>
          <w:sz w:val="28"/>
          <w:szCs w:val="28"/>
          <w:lang w:eastAsia="es-MX"/>
          <w14:ligatures w14:val="none"/>
        </w:rPr>
        <w:t xml:space="preserve"> le sonó de una manera peregrina en el oído, y llevada por la más divertida asociación de ideas (lógica quizá dentro de esos vericuetos misteriosos de la memoria de lo </w:t>
      </w:r>
      <w:r w:rsidRPr="23115A80">
        <w:rPr>
          <w:rFonts w:eastAsia="Times New Roman" w:cs="Times New Roman"/>
          <w:i/>
          <w:iCs/>
          <w:kern w:val="0"/>
          <w:sz w:val="28"/>
          <w:szCs w:val="28"/>
          <w:lang w:eastAsia="es-MX"/>
          <w14:ligatures w14:val="none"/>
        </w:rPr>
        <w:t>subconsciente</w:t>
      </w:r>
      <w:r w:rsidRPr="002550FF">
        <w:rPr>
          <w:rFonts w:eastAsia="Times New Roman" w:cs="Times New Roman"/>
          <w:kern w:val="0"/>
          <w:sz w:val="28"/>
          <w:szCs w:val="28"/>
          <w:lang w:eastAsia="es-MX"/>
          <w14:ligatures w14:val="none"/>
        </w:rPr>
        <w:t xml:space="preserve"> o </w:t>
      </w:r>
      <w:r w:rsidRPr="23115A80">
        <w:rPr>
          <w:rFonts w:eastAsia="Times New Roman" w:cs="Times New Roman"/>
          <w:i/>
          <w:iCs/>
          <w:kern w:val="0"/>
          <w:sz w:val="28"/>
          <w:szCs w:val="28"/>
          <w:lang w:eastAsia="es-MX"/>
          <w14:ligatures w14:val="none"/>
        </w:rPr>
        <w:t>subliminal</w:t>
      </w:r>
      <w:r w:rsidRPr="002550FF">
        <w:rPr>
          <w:rFonts w:eastAsia="Times New Roman" w:cs="Times New Roman"/>
          <w:kern w:val="0"/>
          <w:sz w:val="28"/>
          <w:szCs w:val="28"/>
          <w:lang w:eastAsia="es-MX"/>
          <w14:ligatures w14:val="none"/>
        </w:rPr>
        <w:t xml:space="preserve">, como se estila decir ahora, o quizá atrabiliaria del todo, pero, de una o de otra suerte, asaz curiosa), dio en que </w:t>
      </w:r>
      <w:r>
        <w:rPr>
          <w:rFonts w:eastAsia="Times New Roman" w:cs="Times New Roman"/>
          <w:kern w:val="0"/>
          <w:sz w:val="28"/>
          <w:szCs w:val="28"/>
          <w:lang w:eastAsia="es-MX"/>
          <w14:ligatures w14:val="none"/>
        </w:rPr>
        <w:t>“</w:t>
      </w:r>
      <w:r w:rsidRPr="002550FF">
        <w:rPr>
          <w:rFonts w:eastAsia="Times New Roman" w:cs="Times New Roman"/>
          <w:kern w:val="0"/>
          <w:sz w:val="28"/>
          <w:szCs w:val="28"/>
          <w:lang w:eastAsia="es-MX"/>
          <w14:ligatures w14:val="none"/>
        </w:rPr>
        <w:t xml:space="preserve">El </w:t>
      </w:r>
      <w:r w:rsidRPr="7BAD06AF">
        <w:rPr>
          <w:rFonts w:eastAsia="Times New Roman" w:cs="Times New Roman"/>
          <w:kern w:val="0"/>
          <w:sz w:val="28"/>
          <w:szCs w:val="28"/>
          <w:lang w:eastAsia="es-MX"/>
          <w14:ligatures w14:val="none"/>
          <w:rPrChange w:author="Claudia Ramírez Cisneros" w:date="2026-01-15T20:21:00Z" w:id="12">
            <w:rPr>
              <w:rFonts w:eastAsia="Times New Roman" w:cs="Times New Roman"/>
              <w:sz w:val="28"/>
              <w:szCs w:val="28"/>
              <w:highlight w:val="cyan"/>
              <w:lang w:eastAsia="es-MX"/>
            </w:rPr>
          </w:rPrChange>
        </w:rPr>
        <w:t>Do</w:t>
      </w:r>
      <w:r w:rsidRPr="002550FF">
        <w:rPr>
          <w:rFonts w:eastAsia="Times New Roman" w:cs="Times New Roman"/>
          <w:kern w:val="0"/>
          <w:sz w:val="28"/>
          <w:szCs w:val="28"/>
          <w:lang w:eastAsia="es-MX"/>
          <w14:ligatures w14:val="none"/>
        </w:rPr>
        <w:t>minio del Canadá</w:t>
      </w:r>
      <w:r>
        <w:rPr>
          <w:rFonts w:eastAsia="Times New Roman" w:cs="Times New Roman"/>
          <w:kern w:val="0"/>
          <w:sz w:val="28"/>
          <w:szCs w:val="28"/>
          <w:lang w:eastAsia="es-MX"/>
          <w14:ligatures w14:val="none"/>
        </w:rPr>
        <w:t>”</w:t>
      </w:r>
      <w:r w:rsidRPr="002550FF">
        <w:rPr>
          <w:rFonts w:eastAsia="Times New Roman" w:cs="Times New Roman"/>
          <w:kern w:val="0"/>
          <w:sz w:val="28"/>
          <w:szCs w:val="28"/>
          <w:lang w:eastAsia="es-MX"/>
          <w14:ligatures w14:val="none"/>
        </w:rPr>
        <w:t xml:space="preserve"> debía de ser un personaje terrible, un viejo monstruoso, especie de ogro famélico que se comía a los niños. Y como su natural </w:t>
      </w:r>
      <w:commentRangeStart w:id="13"/>
      <w:r w:rsidRPr="7BAD06AF">
        <w:rPr>
          <w:rFonts w:eastAsia="Times New Roman" w:cs="Times New Roman"/>
          <w:kern w:val="0"/>
          <w:sz w:val="28"/>
          <w:szCs w:val="28"/>
          <w:lang w:eastAsia="es-MX"/>
          <w14:ligatures w14:val="none"/>
          <w:rPrChange w:author="Claudia Ramírez Cisneros" w:date="2026-01-15T20:21:00Z" w:id="14">
            <w:rPr>
              <w:rFonts w:eastAsia="Times New Roman" w:cs="Times New Roman"/>
              <w:sz w:val="28"/>
              <w:szCs w:val="28"/>
              <w:highlight w:val="yellow"/>
              <w:lang w:eastAsia="es-MX"/>
            </w:rPr>
          </w:rPrChange>
        </w:rPr>
        <w:t>regocijado</w:t>
      </w:r>
      <w:commentRangeEnd w:id="13"/>
      <w:r w:rsidRPr="002550FF" w:rsidR="002550FF">
        <w:rPr>
          <w:rStyle w:val="CommentReference"/>
          <w:rFonts w:eastAsia="Times New Roman" w:cs="Times New Roman"/>
          <w:kern w:val="0"/>
          <w:sz w:val="28"/>
          <w:szCs w:val="28"/>
          <w:lang w:eastAsia="es-MX"/>
          <w14:ligatures w14:val="none"/>
        </w:rPr>
        <w:commentReference w:id="13"/>
      </w:r>
      <w:r w:rsidRPr="002550FF">
        <w:rPr>
          <w:rFonts w:eastAsia="Times New Roman" w:cs="Times New Roman"/>
          <w:kern w:val="0"/>
          <w:sz w:val="28"/>
          <w:szCs w:val="28"/>
          <w:lang w:eastAsia="es-MX"/>
          <w14:ligatures w14:val="none"/>
        </w:rPr>
        <w:t xml:space="preserve"> la llevaba sin cesar a la broma, en cuanto hubo imaginado esta atrocidad, nos reunió en concilio a sus cinco hermanos y a todos los chiquillos del barrio que frecuentaban nuestra casa, y con una solemnidad cómico-seria, y en un lenguaje de lo más hiperbólico que ustedes quieran o</w:t>
      </w:r>
      <w:r>
        <w:rPr>
          <w:rFonts w:eastAsia="Times New Roman" w:cs="Times New Roman"/>
          <w:kern w:val="0"/>
          <w:sz w:val="28"/>
          <w:szCs w:val="28"/>
          <w:lang w:eastAsia="es-MX"/>
          <w14:ligatures w14:val="none"/>
        </w:rPr>
        <w:t>í</w:t>
      </w:r>
      <w:r w:rsidRPr="002550FF">
        <w:rPr>
          <w:rFonts w:eastAsia="Times New Roman" w:cs="Times New Roman"/>
          <w:kern w:val="0"/>
          <w:sz w:val="28"/>
          <w:szCs w:val="28"/>
          <w:lang w:eastAsia="es-MX"/>
          <w14:ligatures w14:val="none"/>
        </w:rPr>
        <w:t xml:space="preserve">r, nos dijo que el </w:t>
      </w:r>
      <w:r w:rsidRPr="23115A80">
        <w:rPr>
          <w:rFonts w:eastAsia="Times New Roman" w:cs="Times New Roman"/>
          <w:i/>
          <w:iCs/>
          <w:kern w:val="0"/>
          <w:sz w:val="28"/>
          <w:szCs w:val="28"/>
          <w:lang w:eastAsia="es-MX"/>
          <w14:ligatures w14:val="none"/>
        </w:rPr>
        <w:t>Dominio del Canadá</w:t>
      </w:r>
      <w:r w:rsidRPr="002550FF">
        <w:rPr>
          <w:rFonts w:eastAsia="Times New Roman" w:cs="Times New Roman"/>
          <w:kern w:val="0"/>
          <w:sz w:val="28"/>
          <w:szCs w:val="28"/>
          <w:lang w:eastAsia="es-MX"/>
          <w14:ligatures w14:val="none"/>
        </w:rPr>
        <w:t>, un viejo espantoso, acababa de llegar al pueblo y aquella noche mismísima iría a nuestra casa a hacernos una visita. Todo el cotarro de mocosos nos echamos a temblar y, l</w:t>
      </w:r>
      <w:r>
        <w:rPr>
          <w:rFonts w:eastAsia="Times New Roman" w:cs="Times New Roman"/>
          <w:kern w:val="0"/>
          <w:sz w:val="28"/>
          <w:szCs w:val="28"/>
          <w:lang w:eastAsia="es-MX"/>
          <w14:ligatures w14:val="none"/>
        </w:rPr>
        <w:t>le</w:t>
      </w:r>
      <w:r w:rsidRPr="002550FF">
        <w:rPr>
          <w:rFonts w:eastAsia="Times New Roman" w:cs="Times New Roman"/>
          <w:kern w:val="0"/>
          <w:sz w:val="28"/>
          <w:szCs w:val="28"/>
          <w:lang w:eastAsia="es-MX"/>
          <w14:ligatures w14:val="none"/>
        </w:rPr>
        <w:t>n</w:t>
      </w:r>
      <w:r>
        <w:rPr>
          <w:rFonts w:eastAsia="Times New Roman" w:cs="Times New Roman"/>
          <w:kern w:val="0"/>
          <w:sz w:val="28"/>
          <w:szCs w:val="28"/>
          <w:lang w:eastAsia="es-MX"/>
          <w14:ligatures w14:val="none"/>
        </w:rPr>
        <w:t>o</w:t>
      </w:r>
      <w:r w:rsidRPr="002550FF">
        <w:rPr>
          <w:rFonts w:eastAsia="Times New Roman" w:cs="Times New Roman"/>
          <w:kern w:val="0"/>
          <w:sz w:val="28"/>
          <w:szCs w:val="28"/>
          <w:lang w:eastAsia="es-MX"/>
          <w14:ligatures w14:val="none"/>
        </w:rPr>
        <w:t>s de curiosidad, abrumamos de preguntas a la farsante Gabriela</w:t>
      </w:r>
      <w:r>
        <w:rPr>
          <w:rFonts w:eastAsia="Times New Roman" w:cs="Times New Roman"/>
          <w:kern w:val="0"/>
          <w:sz w:val="28"/>
          <w:szCs w:val="28"/>
          <w:lang w:eastAsia="es-MX"/>
          <w14:ligatures w14:val="none"/>
        </w:rPr>
        <w:t>.</w:t>
      </w:r>
    </w:p>
    <w:p w:rsidRPr="002550FF" w:rsidR="002550FF" w:rsidP="002550FF" w:rsidRDefault="002550FF" w14:paraId="08EAF2DA" w14:textId="4466FC13">
      <w:pPr>
        <w:spacing w:after="0" w:line="360" w:lineRule="auto"/>
        <w:ind w:firstLine="708"/>
        <w:jc w:val="both"/>
        <w:rPr>
          <w:rFonts w:eastAsia="Times New Roman" w:cs="Times New Roman"/>
          <w:kern w:val="0"/>
          <w:sz w:val="28"/>
          <w:szCs w:val="28"/>
          <w:lang w:eastAsia="es-MX"/>
          <w14:ligatures w14:val="none"/>
        </w:rPr>
      </w:pPr>
      <w:r>
        <w:rPr>
          <w:rFonts w:eastAsia="Times New Roman" w:cs="Times New Roman"/>
          <w:kern w:val="0"/>
          <w:sz w:val="28"/>
          <w:szCs w:val="28"/>
          <w:lang w:eastAsia="es-MX"/>
          <w14:ligatures w14:val="none"/>
        </w:rPr>
        <w:t>–¿</w:t>
      </w:r>
      <w:r w:rsidRPr="002550FF">
        <w:rPr>
          <w:rFonts w:eastAsia="Times New Roman" w:cs="Times New Roman"/>
          <w:kern w:val="0"/>
          <w:sz w:val="28"/>
          <w:szCs w:val="28"/>
          <w:lang w:eastAsia="es-MX"/>
          <w14:ligatures w14:val="none"/>
        </w:rPr>
        <w:t>C</w:t>
      </w:r>
      <w:r>
        <w:rPr>
          <w:rFonts w:eastAsia="Times New Roman" w:cs="Times New Roman"/>
          <w:kern w:val="0"/>
          <w:sz w:val="28"/>
          <w:szCs w:val="28"/>
          <w:lang w:eastAsia="es-MX"/>
          <w14:ligatures w14:val="none"/>
        </w:rPr>
        <w:t>ó</w:t>
      </w:r>
      <w:r w:rsidRPr="002550FF">
        <w:rPr>
          <w:rFonts w:eastAsia="Times New Roman" w:cs="Times New Roman"/>
          <w:kern w:val="0"/>
          <w:sz w:val="28"/>
          <w:szCs w:val="28"/>
          <w:lang w:eastAsia="es-MX"/>
          <w14:ligatures w14:val="none"/>
        </w:rPr>
        <w:t>mo es el Dominio?</w:t>
      </w:r>
    </w:p>
    <w:p w:rsidRPr="002550FF" w:rsidR="002550FF" w:rsidP="002550FF" w:rsidRDefault="002550FF" w14:paraId="2B842BA3" w14:textId="53FA9C90">
      <w:pPr>
        <w:spacing w:after="0" w:line="360" w:lineRule="auto"/>
        <w:ind w:firstLine="708"/>
        <w:jc w:val="both"/>
        <w:rPr>
          <w:rFonts w:eastAsia="Times New Roman" w:cs="Times New Roman"/>
          <w:kern w:val="0"/>
          <w:sz w:val="28"/>
          <w:szCs w:val="28"/>
          <w:lang w:eastAsia="es-MX"/>
          <w14:ligatures w14:val="none"/>
        </w:rPr>
      </w:pPr>
      <w:r>
        <w:rPr>
          <w:rFonts w:eastAsia="Times New Roman" w:cs="Times New Roman"/>
          <w:kern w:val="0"/>
          <w:sz w:val="28"/>
          <w:szCs w:val="28"/>
          <w:lang w:eastAsia="es-MX"/>
          <w14:ligatures w14:val="none"/>
        </w:rPr>
        <w:t>–¿</w:t>
      </w:r>
      <w:r w:rsidRPr="002550FF">
        <w:rPr>
          <w:rFonts w:eastAsia="Times New Roman" w:cs="Times New Roman"/>
          <w:kern w:val="0"/>
          <w:sz w:val="28"/>
          <w:szCs w:val="28"/>
          <w:lang w:eastAsia="es-MX"/>
          <w14:ligatures w14:val="none"/>
        </w:rPr>
        <w:t>Nos comer</w:t>
      </w:r>
      <w:r>
        <w:rPr>
          <w:rFonts w:eastAsia="Times New Roman" w:cs="Times New Roman"/>
          <w:kern w:val="0"/>
          <w:sz w:val="28"/>
          <w:szCs w:val="28"/>
          <w:lang w:eastAsia="es-MX"/>
          <w14:ligatures w14:val="none"/>
        </w:rPr>
        <w:t>á</w:t>
      </w:r>
      <w:r w:rsidRPr="002550FF">
        <w:rPr>
          <w:rFonts w:eastAsia="Times New Roman" w:cs="Times New Roman"/>
          <w:kern w:val="0"/>
          <w:sz w:val="28"/>
          <w:szCs w:val="28"/>
          <w:lang w:eastAsia="es-MX"/>
          <w14:ligatures w14:val="none"/>
        </w:rPr>
        <w:t xml:space="preserve"> crudos?</w:t>
      </w:r>
    </w:p>
    <w:p w:rsidR="002550FF" w:rsidP="002550FF" w:rsidRDefault="002550FF" w14:paraId="5D94B31B" w14:textId="77777777">
      <w:pPr>
        <w:spacing w:after="0" w:line="360" w:lineRule="auto"/>
        <w:ind w:firstLine="708"/>
        <w:jc w:val="both"/>
        <w:rPr>
          <w:rFonts w:eastAsia="Times New Roman" w:cs="Times New Roman"/>
          <w:kern w:val="0"/>
          <w:sz w:val="28"/>
          <w:szCs w:val="28"/>
          <w:lang w:eastAsia="es-MX"/>
          <w14:ligatures w14:val="none"/>
        </w:rPr>
      </w:pPr>
      <w:r>
        <w:rPr>
          <w:rFonts w:eastAsia="Times New Roman" w:cs="Times New Roman"/>
          <w:kern w:val="0"/>
          <w:sz w:val="28"/>
          <w:szCs w:val="28"/>
          <w:lang w:eastAsia="es-MX"/>
          <w14:ligatures w14:val="none"/>
        </w:rPr>
        <w:t>–¿</w:t>
      </w:r>
      <w:r w:rsidRPr="002550FF">
        <w:rPr>
          <w:rFonts w:eastAsia="Times New Roman" w:cs="Times New Roman"/>
          <w:kern w:val="0"/>
          <w:sz w:val="28"/>
          <w:szCs w:val="28"/>
          <w:lang w:eastAsia="es-MX"/>
          <w14:ligatures w14:val="none"/>
        </w:rPr>
        <w:t>Viene solo o acompañado?</w:t>
      </w:r>
    </w:p>
    <w:p w:rsidRPr="002550FF" w:rsidR="002550FF" w:rsidP="002550FF" w:rsidRDefault="002550FF" w14:paraId="58F0CBD3" w14:textId="7CF81B9D">
      <w:pPr>
        <w:spacing w:after="0" w:line="360" w:lineRule="auto"/>
        <w:ind w:firstLine="708"/>
        <w:jc w:val="both"/>
        <w:rPr>
          <w:rFonts w:eastAsia="Times New Roman" w:cs="Times New Roman"/>
          <w:kern w:val="0"/>
          <w:sz w:val="28"/>
          <w:szCs w:val="28"/>
          <w:lang w:eastAsia="es-MX"/>
          <w14:ligatures w14:val="none"/>
        </w:rPr>
      </w:pPr>
      <w:r w:rsidRPr="002550FF">
        <w:rPr>
          <w:rFonts w:eastAsia="Times New Roman" w:cs="Times New Roman"/>
          <w:kern w:val="0"/>
          <w:sz w:val="28"/>
          <w:szCs w:val="28"/>
          <w:lang w:eastAsia="es-MX"/>
          <w14:ligatures w14:val="none"/>
        </w:rPr>
        <w:t xml:space="preserve">Gabriela </w:t>
      </w:r>
      <w:r w:rsidRPr="002550FF" w:rsidR="6CAB7631">
        <w:rPr>
          <w:rFonts w:eastAsia="Times New Roman" w:cs="Times New Roman"/>
          <w:kern w:val="0"/>
          <w:sz w:val="28"/>
          <w:szCs w:val="28"/>
          <w:lang w:eastAsia="es-MX"/>
          <w14:ligatures w14:val="none"/>
        </w:rPr>
        <w:t>respondía</w:t>
      </w:r>
      <w:r w:rsidRPr="002550FF">
        <w:rPr>
          <w:rFonts w:eastAsia="Times New Roman" w:cs="Times New Roman"/>
          <w:kern w:val="0"/>
          <w:sz w:val="28"/>
          <w:szCs w:val="28"/>
          <w:lang w:eastAsia="es-MX"/>
          <w14:ligatures w14:val="none"/>
        </w:rPr>
        <w:t xml:space="preserve"> a cuantas preguntas</w:t>
      </w:r>
      <w:r>
        <w:rPr>
          <w:rFonts w:eastAsia="Times New Roman" w:cs="Times New Roman"/>
          <w:kern w:val="0"/>
          <w:sz w:val="28"/>
          <w:szCs w:val="28"/>
          <w:lang w:eastAsia="es-MX"/>
          <w14:ligatures w14:val="none"/>
        </w:rPr>
        <w:t xml:space="preserve"> </w:t>
      </w:r>
      <w:r w:rsidRPr="002550FF">
        <w:rPr>
          <w:rFonts w:eastAsia="Times New Roman" w:cs="Times New Roman"/>
          <w:kern w:val="0"/>
          <w:sz w:val="28"/>
          <w:szCs w:val="28"/>
          <w:lang w:eastAsia="es-MX"/>
          <w14:ligatures w14:val="none"/>
        </w:rPr>
        <w:t>le hac</w:t>
      </w:r>
      <w:r>
        <w:rPr>
          <w:rFonts w:eastAsia="Times New Roman" w:cs="Times New Roman"/>
          <w:kern w:val="0"/>
          <w:sz w:val="28"/>
          <w:szCs w:val="28"/>
          <w:lang w:eastAsia="es-MX"/>
          <w14:ligatures w14:val="none"/>
        </w:rPr>
        <w:t>í</w:t>
      </w:r>
      <w:r w:rsidRPr="002550FF">
        <w:rPr>
          <w:rFonts w:eastAsia="Times New Roman" w:cs="Times New Roman"/>
          <w:kern w:val="0"/>
          <w:sz w:val="28"/>
          <w:szCs w:val="28"/>
          <w:lang w:eastAsia="es-MX"/>
          <w14:ligatures w14:val="none"/>
        </w:rPr>
        <w:t>amos, con una fertilidad de palabra y de imaginación dignas de mejor suerte: el Dominio era un hombre gigantesco, vestido de negro, m</w:t>
      </w:r>
      <w:r>
        <w:rPr>
          <w:rFonts w:eastAsia="Times New Roman" w:cs="Times New Roman"/>
          <w:kern w:val="0"/>
          <w:sz w:val="28"/>
          <w:szCs w:val="28"/>
          <w:lang w:eastAsia="es-MX"/>
          <w14:ligatures w14:val="none"/>
        </w:rPr>
        <w:t>u</w:t>
      </w:r>
      <w:r w:rsidRPr="002550FF">
        <w:rPr>
          <w:rFonts w:eastAsia="Times New Roman" w:cs="Times New Roman"/>
          <w:kern w:val="0"/>
          <w:sz w:val="28"/>
          <w:szCs w:val="28"/>
          <w:lang w:eastAsia="es-MX"/>
          <w14:ligatures w14:val="none"/>
        </w:rPr>
        <w:t xml:space="preserve">y moreno, con una barba </w:t>
      </w:r>
      <w:commentRangeStart w:id="15"/>
      <w:commentRangeStart w:id="16"/>
      <w:r w:rsidRPr="002550FF">
        <w:rPr>
          <w:rFonts w:eastAsia="Times New Roman" w:cs="Times New Roman"/>
          <w:kern w:val="0"/>
          <w:sz w:val="28"/>
          <w:szCs w:val="28"/>
          <w:lang w:eastAsia="es-MX"/>
          <w14:ligatures w14:val="none"/>
        </w:rPr>
        <w:t>al</w:t>
      </w:r>
      <w:r>
        <w:rPr>
          <w:rFonts w:eastAsia="Times New Roman" w:cs="Times New Roman"/>
          <w:kern w:val="0"/>
          <w:sz w:val="28"/>
          <w:szCs w:val="28"/>
          <w:lang w:eastAsia="es-MX"/>
          <w14:ligatures w14:val="none"/>
        </w:rPr>
        <w:t>b</w:t>
      </w:r>
      <w:r w:rsidRPr="23115A80">
        <w:rPr>
          <w:rFonts w:eastAsia="Times New Roman" w:cs="Times New Roman"/>
          <w:kern w:val="0"/>
          <w:sz w:val="28"/>
          <w:szCs w:val="28"/>
          <w:lang w:eastAsia="es-MX"/>
          <w14:ligatures w14:val="none"/>
          <w:rPrChange w:author="Claudia Ramírez Cisneros" w:date="2026-01-15T20:22:00Z" w:id="17">
            <w:rPr>
              <w:rFonts w:eastAsia="Times New Roman" w:cs="Times New Roman"/>
              <w:sz w:val="28"/>
              <w:szCs w:val="28"/>
              <w:lang w:eastAsia="es-MX"/>
            </w:rPr>
          </w:rPrChange>
        </w:rPr>
        <w:t>or</w:t>
      </w:r>
      <w:r w:rsidRPr="23115A80" w:rsidR="66662F45">
        <w:rPr>
          <w:rFonts w:eastAsia="Times New Roman" w:cs="Times New Roman"/>
          <w:kern w:val="0"/>
          <w:sz w:val="28"/>
          <w:szCs w:val="28"/>
          <w:lang w:eastAsia="es-MX"/>
          <w14:ligatures w14:val="none"/>
        </w:rPr>
        <w:t>o</w:t>
      </w:r>
      <w:r w:rsidRPr="23115A80">
        <w:rPr>
          <w:rFonts w:eastAsia="Times New Roman" w:cs="Times New Roman"/>
          <w:kern w:val="0"/>
          <w:sz w:val="28"/>
          <w:szCs w:val="28"/>
          <w:lang w:eastAsia="es-MX"/>
          <w14:ligatures w14:val="none"/>
        </w:rPr>
        <w:t>tada</w:t>
      </w:r>
      <w:commentRangeEnd w:id="15"/>
      <w:r w:rsidRPr="23115A80">
        <w:rPr>
          <w:rStyle w:val="CommentReference"/>
          <w:rFonts w:eastAsia="Times New Roman" w:cs="Times New Roman"/>
          <w:kern w:val="0"/>
          <w:sz w:val="28"/>
          <w:szCs w:val="28"/>
          <w:lang w:eastAsia="es-MX"/>
          <w14:ligatures w14:val="none"/>
          <w:rPrChange w:author="Claudia Ramírez Cisneros" w:date="2026-01-15T20:22:00Z" w:id="18">
            <w:rPr>
              <w:rStyle w:val="CommentReference"/>
              <w:rFonts w:eastAsia="Times New Roman" w:cs="Times New Roman"/>
              <w:sz w:val="28"/>
              <w:szCs w:val="28"/>
              <w:lang w:eastAsia="es-MX"/>
            </w:rPr>
          </w:rPrChange>
        </w:rPr>
        <w:commentReference w:id="15"/>
      </w:r>
      <w:commentRangeEnd w:id="16"/>
      <w:r>
        <w:rPr>
          <w:rStyle w:val="CommentReference"/>
        </w:rPr>
        <w:commentReference w:id="16"/>
      </w:r>
      <w:r w:rsidRPr="23115A80">
        <w:rPr>
          <w:rFonts w:eastAsia="Times New Roman" w:cs="Times New Roman"/>
          <w:kern w:val="0"/>
          <w:sz w:val="28"/>
          <w:szCs w:val="28"/>
          <w:lang w:eastAsia="es-MX"/>
          <w14:ligatures w14:val="none"/>
          <w:rPrChange w:author="Claudia Ramírez Cisneros" w:date="2026-01-15T20:22:00Z" w:id="21">
            <w:rPr>
              <w:rFonts w:eastAsia="Times New Roman" w:cs="Times New Roman"/>
              <w:sz w:val="28"/>
              <w:szCs w:val="28"/>
              <w:lang w:eastAsia="es-MX"/>
            </w:rPr>
          </w:rPrChange>
        </w:rPr>
        <w:t xml:space="preserve"> q</w:t>
      </w:r>
      <w:r w:rsidRPr="002550FF">
        <w:rPr>
          <w:rFonts w:eastAsia="Times New Roman" w:cs="Times New Roman"/>
          <w:kern w:val="0"/>
          <w:sz w:val="28"/>
          <w:szCs w:val="28"/>
          <w:lang w:eastAsia="es-MX"/>
          <w14:ligatures w14:val="none"/>
        </w:rPr>
        <w:t>ue le llegaba al pecho. Era tan terrible, que al verlo los niños ca</w:t>
      </w:r>
      <w:r>
        <w:rPr>
          <w:rFonts w:eastAsia="Times New Roman" w:cs="Times New Roman"/>
          <w:kern w:val="0"/>
          <w:sz w:val="28"/>
          <w:szCs w:val="28"/>
          <w:lang w:eastAsia="es-MX"/>
          <w14:ligatures w14:val="none"/>
        </w:rPr>
        <w:t>í</w:t>
      </w:r>
      <w:r w:rsidRPr="002550FF">
        <w:rPr>
          <w:rFonts w:eastAsia="Times New Roman" w:cs="Times New Roman"/>
          <w:kern w:val="0"/>
          <w:sz w:val="28"/>
          <w:szCs w:val="28"/>
          <w:lang w:eastAsia="es-MX"/>
          <w14:ligatures w14:val="none"/>
        </w:rPr>
        <w:t>an mu</w:t>
      </w:r>
      <w:r>
        <w:rPr>
          <w:rFonts w:eastAsia="Times New Roman" w:cs="Times New Roman"/>
          <w:kern w:val="0"/>
          <w:sz w:val="28"/>
          <w:szCs w:val="28"/>
          <w:lang w:eastAsia="es-MX"/>
          <w14:ligatures w14:val="none"/>
        </w:rPr>
        <w:t>e</w:t>
      </w:r>
      <w:r w:rsidRPr="002550FF">
        <w:rPr>
          <w:rFonts w:eastAsia="Times New Roman" w:cs="Times New Roman"/>
          <w:kern w:val="0"/>
          <w:sz w:val="28"/>
          <w:szCs w:val="28"/>
          <w:lang w:eastAsia="es-MX"/>
          <w14:ligatures w14:val="none"/>
        </w:rPr>
        <w:t>rtos de alfer</w:t>
      </w:r>
      <w:r>
        <w:rPr>
          <w:rFonts w:eastAsia="Times New Roman" w:cs="Times New Roman"/>
          <w:kern w:val="0"/>
          <w:sz w:val="28"/>
          <w:szCs w:val="28"/>
          <w:lang w:eastAsia="es-MX"/>
          <w14:ligatures w14:val="none"/>
        </w:rPr>
        <w:t>ecí</w:t>
      </w:r>
      <w:r w:rsidRPr="002550FF">
        <w:rPr>
          <w:rFonts w:eastAsia="Times New Roman" w:cs="Times New Roman"/>
          <w:kern w:val="0"/>
          <w:sz w:val="28"/>
          <w:szCs w:val="28"/>
          <w:lang w:eastAsia="es-MX"/>
          <w14:ligatures w14:val="none"/>
        </w:rPr>
        <w:t>a. Cuando l</w:t>
      </w:r>
      <w:r>
        <w:rPr>
          <w:rFonts w:eastAsia="Times New Roman" w:cs="Times New Roman"/>
          <w:kern w:val="0"/>
          <w:sz w:val="28"/>
          <w:szCs w:val="28"/>
          <w:lang w:eastAsia="es-MX"/>
          <w14:ligatures w14:val="none"/>
        </w:rPr>
        <w:t>l</w:t>
      </w:r>
      <w:r w:rsidRPr="002550FF">
        <w:rPr>
          <w:rFonts w:eastAsia="Times New Roman" w:cs="Times New Roman"/>
          <w:kern w:val="0"/>
          <w:sz w:val="28"/>
          <w:szCs w:val="28"/>
          <w:lang w:eastAsia="es-MX"/>
          <w14:ligatures w14:val="none"/>
        </w:rPr>
        <w:t>egara, deber</w:t>
      </w:r>
      <w:r>
        <w:rPr>
          <w:rFonts w:eastAsia="Times New Roman" w:cs="Times New Roman"/>
          <w:kern w:val="0"/>
          <w:sz w:val="28"/>
          <w:szCs w:val="28"/>
          <w:lang w:eastAsia="es-MX"/>
          <w14:ligatures w14:val="none"/>
        </w:rPr>
        <w:t>í</w:t>
      </w:r>
      <w:r w:rsidRPr="002550FF">
        <w:rPr>
          <w:rFonts w:eastAsia="Times New Roman" w:cs="Times New Roman"/>
          <w:kern w:val="0"/>
          <w:sz w:val="28"/>
          <w:szCs w:val="28"/>
          <w:lang w:eastAsia="es-MX"/>
          <w14:ligatures w14:val="none"/>
        </w:rPr>
        <w:t>amos saludarle diciéndole</w:t>
      </w:r>
      <w:r>
        <w:rPr>
          <w:rFonts w:eastAsia="Times New Roman" w:cs="Times New Roman"/>
          <w:kern w:val="0"/>
          <w:sz w:val="28"/>
          <w:szCs w:val="28"/>
          <w:lang w:eastAsia="es-MX"/>
          <w14:ligatures w14:val="none"/>
        </w:rPr>
        <w:t>:</w:t>
      </w:r>
      <w:r w:rsidRPr="002550FF">
        <w:rPr>
          <w:rFonts w:eastAsia="Times New Roman" w:cs="Times New Roman"/>
          <w:kern w:val="0"/>
          <w:sz w:val="28"/>
          <w:szCs w:val="28"/>
          <w:lang w:eastAsia="es-MX"/>
          <w14:ligatures w14:val="none"/>
        </w:rPr>
        <w:t xml:space="preserve"> </w:t>
      </w:r>
      <w:r>
        <w:rPr>
          <w:rFonts w:eastAsia="Times New Roman" w:cs="Times New Roman"/>
          <w:kern w:val="0"/>
          <w:sz w:val="28"/>
          <w:szCs w:val="28"/>
          <w:lang w:eastAsia="es-MX"/>
          <w14:ligatures w14:val="none"/>
        </w:rPr>
        <w:t>“</w:t>
      </w:r>
      <w:r w:rsidRPr="002550FF">
        <w:rPr>
          <w:rFonts w:eastAsia="Times New Roman" w:cs="Times New Roman"/>
          <w:kern w:val="0"/>
          <w:sz w:val="28"/>
          <w:szCs w:val="28"/>
          <w:lang w:eastAsia="es-MX"/>
          <w14:ligatures w14:val="none"/>
        </w:rPr>
        <w:t>¡Buenas noches, señor don Domini</w:t>
      </w:r>
      <w:r>
        <w:rPr>
          <w:rFonts w:eastAsia="Times New Roman" w:cs="Times New Roman"/>
          <w:kern w:val="0"/>
          <w:sz w:val="28"/>
          <w:szCs w:val="28"/>
          <w:lang w:eastAsia="es-MX"/>
          <w14:ligatures w14:val="none"/>
        </w:rPr>
        <w:t>o</w:t>
      </w:r>
      <w:r w:rsidRPr="002550FF">
        <w:rPr>
          <w:rFonts w:eastAsia="Times New Roman" w:cs="Times New Roman"/>
          <w:kern w:val="0"/>
          <w:sz w:val="28"/>
          <w:szCs w:val="28"/>
          <w:lang w:eastAsia="es-MX"/>
          <w14:ligatures w14:val="none"/>
        </w:rPr>
        <w:t>!</w:t>
      </w:r>
      <w:r>
        <w:rPr>
          <w:rFonts w:eastAsia="Times New Roman" w:cs="Times New Roman"/>
          <w:kern w:val="0"/>
          <w:sz w:val="28"/>
          <w:szCs w:val="28"/>
          <w:lang w:eastAsia="es-MX"/>
          <w14:ligatures w14:val="none"/>
        </w:rPr>
        <w:t>”</w:t>
      </w:r>
      <w:r w:rsidRPr="7BAD06AF" w:rsidR="00F50F7C">
        <w:rPr>
          <w:rFonts w:eastAsia="Times New Roman" w:cs="Times New Roman"/>
          <w:sz w:val="28"/>
          <w:szCs w:val="28"/>
          <w:lang w:eastAsia="es-MX"/>
        </w:rPr>
        <w:t>.</w:t>
      </w:r>
      <w:r w:rsidRPr="002550FF">
        <w:rPr>
          <w:rFonts w:eastAsia="Times New Roman" w:cs="Times New Roman"/>
          <w:kern w:val="0"/>
          <w:sz w:val="28"/>
          <w:szCs w:val="28"/>
          <w:lang w:eastAsia="es-MX"/>
          <w14:ligatures w14:val="none"/>
        </w:rPr>
        <w:t xml:space="preserve"> Esto sin alzar los ojos, y en seguida, a callar y a dejar que él hablara e hiciera lo que quisiera, inclusive apoderarse de alguno de nosotros para su cena de aque</w:t>
      </w:r>
      <w:r w:rsidRPr="002550FF" w:rsidR="0A925EF1">
        <w:rPr>
          <w:rFonts w:eastAsia="Times New Roman" w:cs="Times New Roman"/>
          <w:kern w:val="0"/>
          <w:sz w:val="28"/>
          <w:szCs w:val="28"/>
          <w:lang w:eastAsia="es-MX"/>
          <w14:ligatures w14:val="none"/>
        </w:rPr>
        <w:t>l</w:t>
      </w:r>
      <w:r w:rsidRPr="002550FF">
        <w:rPr>
          <w:rFonts w:eastAsia="Times New Roman" w:cs="Times New Roman"/>
          <w:kern w:val="0"/>
          <w:sz w:val="28"/>
          <w:szCs w:val="28"/>
          <w:lang w:eastAsia="es-MX"/>
          <w14:ligatures w14:val="none"/>
        </w:rPr>
        <w:t>la noche. Se alojaría el Dominio en un cuarto obscuro donde se guardaban los trebejos de la casa, y nosotros esperar</w:t>
      </w:r>
      <w:r>
        <w:rPr>
          <w:rFonts w:eastAsia="Times New Roman" w:cs="Times New Roman"/>
          <w:kern w:val="0"/>
          <w:sz w:val="28"/>
          <w:szCs w:val="28"/>
          <w:lang w:eastAsia="es-MX"/>
          <w14:ligatures w14:val="none"/>
        </w:rPr>
        <w:t>í</w:t>
      </w:r>
      <w:r w:rsidRPr="002550FF">
        <w:rPr>
          <w:rFonts w:eastAsia="Times New Roman" w:cs="Times New Roman"/>
          <w:kern w:val="0"/>
          <w:sz w:val="28"/>
          <w:szCs w:val="28"/>
          <w:lang w:eastAsia="es-MX"/>
          <w14:ligatures w14:val="none"/>
        </w:rPr>
        <w:t>amos su visita en el corredor inmediato, al cual daba una de las puertas de ese cuarto.</w:t>
      </w:r>
    </w:p>
    <w:p w:rsidRPr="002550FF" w:rsidR="002550FF" w:rsidP="002550FF" w:rsidRDefault="002550FF" w14:paraId="282D3E99" w14:textId="492F3918">
      <w:pPr>
        <w:spacing w:after="0" w:line="360" w:lineRule="auto"/>
        <w:ind w:firstLine="708"/>
        <w:jc w:val="both"/>
        <w:rPr>
          <w:rFonts w:eastAsia="Times New Roman" w:cs="Times New Roman"/>
          <w:kern w:val="0"/>
          <w:sz w:val="28"/>
          <w:szCs w:val="28"/>
          <w:lang w:eastAsia="es-MX"/>
          <w14:ligatures w14:val="none"/>
        </w:rPr>
      </w:pPr>
      <w:r w:rsidRPr="002550FF">
        <w:rPr>
          <w:rFonts w:eastAsia="Times New Roman" w:cs="Times New Roman"/>
          <w:kern w:val="0"/>
          <w:sz w:val="28"/>
          <w:szCs w:val="28"/>
          <w:lang w:eastAsia="es-MX"/>
          <w14:ligatures w14:val="none"/>
        </w:rPr>
        <w:t xml:space="preserve">Si he de decir verdad, nuestro natural temor iba mezclado con una buena dosis de curiosidad: pues qué, </w:t>
      </w:r>
      <w:r>
        <w:rPr>
          <w:rFonts w:eastAsia="Times New Roman" w:cs="Times New Roman"/>
          <w:kern w:val="0"/>
          <w:sz w:val="28"/>
          <w:szCs w:val="28"/>
          <w:lang w:eastAsia="es-MX"/>
          <w14:ligatures w14:val="none"/>
        </w:rPr>
        <w:t>¿</w:t>
      </w:r>
      <w:r w:rsidRPr="002550FF">
        <w:rPr>
          <w:rFonts w:eastAsia="Times New Roman" w:cs="Times New Roman"/>
          <w:kern w:val="0"/>
          <w:sz w:val="28"/>
          <w:szCs w:val="28"/>
          <w:lang w:eastAsia="es-MX"/>
          <w14:ligatures w14:val="none"/>
        </w:rPr>
        <w:t xml:space="preserve">era moco de pavo eso de tener la oportunidad de ver a </w:t>
      </w:r>
      <w:r w:rsidRPr="002550FF">
        <w:rPr>
          <w:rFonts w:eastAsia="Times New Roman" w:cs="Times New Roman"/>
          <w:i/>
          <w:iCs/>
          <w:kern w:val="0"/>
          <w:sz w:val="28"/>
          <w:szCs w:val="28"/>
          <w:lang w:eastAsia="es-MX"/>
          <w14:ligatures w14:val="none"/>
        </w:rPr>
        <w:t>don Dominio del Canadá</w:t>
      </w:r>
      <w:r w:rsidRPr="002550FF">
        <w:rPr>
          <w:rFonts w:eastAsia="Times New Roman" w:cs="Times New Roman"/>
          <w:kern w:val="0"/>
          <w:sz w:val="28"/>
          <w:szCs w:val="28"/>
          <w:lang w:eastAsia="es-MX"/>
          <w14:ligatures w14:val="none"/>
        </w:rPr>
        <w:t xml:space="preserve">, caballero tan principal sin duda? Y luego, que pudiera ser que al fin y al cabo no nos </w:t>
      </w:r>
      <w:r w:rsidRPr="78C8DCC0">
        <w:rPr>
          <w:rFonts w:eastAsia="Times New Roman" w:cs="Times New Roman"/>
          <w:kern w:val="0"/>
          <w:sz w:val="28"/>
          <w:szCs w:val="28"/>
          <w:lang w:eastAsia="es-MX"/>
          <w14:ligatures w14:val="none"/>
        </w:rPr>
        <w:t>comiese a ninguno de nosotros, y hasta acontecer que, en realidad, el tal don Dominio fuese la propia Gabriela en persona.</w:t>
      </w:r>
    </w:p>
    <w:p w:rsidRPr="002550FF" w:rsidR="002550FF" w:rsidP="002550FF" w:rsidRDefault="002550FF" w14:paraId="7696AC15" w14:textId="483CDCC7">
      <w:pPr>
        <w:spacing w:after="0" w:line="360" w:lineRule="auto"/>
        <w:ind w:firstLine="708"/>
        <w:jc w:val="both"/>
        <w:rPr>
          <w:rFonts w:eastAsia="Times New Roman" w:cs="Times New Roman"/>
          <w:kern w:val="0"/>
          <w:sz w:val="28"/>
          <w:szCs w:val="28"/>
          <w:lang w:eastAsia="es-MX"/>
          <w14:ligatures w14:val="none"/>
        </w:rPr>
      </w:pPr>
      <w:r w:rsidRPr="002550FF">
        <w:rPr>
          <w:rFonts w:eastAsia="Times New Roman" w:cs="Times New Roman"/>
          <w:kern w:val="0"/>
          <w:sz w:val="28"/>
          <w:szCs w:val="28"/>
          <w:lang w:eastAsia="es-MX"/>
          <w14:ligatures w14:val="none"/>
        </w:rPr>
        <w:t>A pesar de estas dudas y de estos precoces escepticismos, sea dicho con fra</w:t>
      </w:r>
      <w:r>
        <w:rPr>
          <w:rFonts w:eastAsia="Times New Roman" w:cs="Times New Roman"/>
          <w:kern w:val="0"/>
          <w:sz w:val="28"/>
          <w:szCs w:val="28"/>
          <w:lang w:eastAsia="es-MX"/>
          <w14:ligatures w14:val="none"/>
        </w:rPr>
        <w:t>n</w:t>
      </w:r>
      <w:r w:rsidRPr="002550FF">
        <w:rPr>
          <w:rFonts w:eastAsia="Times New Roman" w:cs="Times New Roman"/>
          <w:kern w:val="0"/>
          <w:sz w:val="28"/>
          <w:szCs w:val="28"/>
          <w:lang w:eastAsia="es-MX"/>
          <w14:ligatures w14:val="none"/>
        </w:rPr>
        <w:t xml:space="preserve">queza, las emociones que al caer la tarde nos embargaban </w:t>
      </w:r>
      <w:r w:rsidRPr="7BAD06AF">
        <w:rPr>
          <w:rFonts w:eastAsia="Times New Roman" w:cs="Times New Roman"/>
          <w:kern w:val="0"/>
          <w:sz w:val="28"/>
          <w:szCs w:val="28"/>
          <w:lang w:eastAsia="es-MX"/>
          <w14:ligatures w14:val="none"/>
          <w:rPrChange w:author="Claudia Ramírez Cisneros" w:date="2026-01-15T20:26:00Z" w:id="22">
            <w:rPr>
              <w:rFonts w:eastAsia="Times New Roman" w:cs="Times New Roman"/>
              <w:sz w:val="28"/>
              <w:szCs w:val="28"/>
              <w:highlight w:val="cyan"/>
              <w:lang w:eastAsia="es-MX"/>
            </w:rPr>
          </w:rPrChange>
        </w:rPr>
        <w:t>no eran para contadas</w:t>
      </w:r>
      <w:commentRangeStart w:id="23"/>
      <w:commentRangeStart w:id="24"/>
      <w:commentRangeStart w:id="25"/>
      <w:r w:rsidRPr="002550FF">
        <w:rPr>
          <w:rFonts w:eastAsia="Times New Roman" w:cs="Times New Roman"/>
          <w:kern w:val="0"/>
          <w:sz w:val="28"/>
          <w:szCs w:val="28"/>
          <w:lang w:eastAsia="es-MX"/>
          <w14:ligatures w14:val="none"/>
        </w:rPr>
        <w:t>.</w:t>
      </w:r>
      <w:commentRangeEnd w:id="23"/>
      <w:r w:rsidRPr="002550FF">
        <w:rPr>
          <w:rStyle w:val="CommentReference"/>
          <w:rFonts w:eastAsia="Times New Roman" w:cs="Times New Roman"/>
          <w:kern w:val="0"/>
          <w:sz w:val="28"/>
          <w:szCs w:val="28"/>
          <w:lang w:eastAsia="es-MX"/>
          <w14:ligatures w14:val="none"/>
        </w:rPr>
        <w:commentReference w:id="23"/>
      </w:r>
      <w:commentRangeEnd w:id="24"/>
      <w:r>
        <w:rPr>
          <w:rStyle w:val="CommentReference"/>
        </w:rPr>
        <w:commentReference w:id="24"/>
      </w:r>
      <w:commentRangeEnd w:id="25"/>
      <w:r>
        <w:rPr>
          <w:rStyle w:val="CommentReference"/>
        </w:rPr>
        <w:commentReference w:id="25"/>
      </w:r>
    </w:p>
    <w:p w:rsidR="00FD166A" w:rsidP="00FD166A" w:rsidRDefault="002550FF" w14:paraId="69262936" w14:textId="784CBBB8">
      <w:pPr>
        <w:spacing w:after="0" w:line="360" w:lineRule="auto"/>
        <w:ind w:firstLine="708"/>
        <w:jc w:val="both"/>
        <w:rPr>
          <w:rFonts w:eastAsia="Times New Roman" w:cs="Times New Roman"/>
          <w:kern w:val="0"/>
          <w:sz w:val="28"/>
          <w:szCs w:val="28"/>
          <w:lang w:eastAsia="es-MX"/>
          <w14:ligatures w14:val="none"/>
        </w:rPr>
      </w:pPr>
      <w:r w:rsidRPr="002550FF">
        <w:rPr>
          <w:rFonts w:eastAsia="Times New Roman" w:cs="Times New Roman"/>
          <w:kern w:val="0"/>
          <w:sz w:val="28"/>
          <w:szCs w:val="28"/>
          <w:lang w:eastAsia="es-MX"/>
          <w14:ligatures w14:val="none"/>
        </w:rPr>
        <w:t>A eso de las seis y media, una docena de muchachos, cuando menos, instalados frente a la puerta del cuarto obscur</w:t>
      </w:r>
      <w:r>
        <w:rPr>
          <w:rFonts w:eastAsia="Times New Roman" w:cs="Times New Roman"/>
          <w:kern w:val="0"/>
          <w:sz w:val="28"/>
          <w:szCs w:val="28"/>
          <w:lang w:eastAsia="es-MX"/>
          <w14:ligatures w14:val="none"/>
        </w:rPr>
        <w:t>o</w:t>
      </w:r>
      <w:r w:rsidRPr="002550FF">
        <w:rPr>
          <w:rFonts w:eastAsia="Times New Roman" w:cs="Times New Roman"/>
          <w:kern w:val="0"/>
          <w:sz w:val="28"/>
          <w:szCs w:val="28"/>
          <w:lang w:eastAsia="es-MX"/>
          <w14:ligatures w14:val="none"/>
        </w:rPr>
        <w:t xml:space="preserve"> por donde debía salir el </w:t>
      </w:r>
      <w:r w:rsidRPr="7BAD06AF">
        <w:rPr>
          <w:rFonts w:eastAsia="Times New Roman" w:cs="Times New Roman"/>
          <w:kern w:val="0"/>
          <w:sz w:val="28"/>
          <w:szCs w:val="28"/>
          <w:lang w:eastAsia="es-MX"/>
          <w14:ligatures w14:val="none"/>
          <w:rPrChange w:author="Claudia Ramírez Cisneros" w:date="2026-01-15T20:26:00Z" w:id="26">
            <w:rPr>
              <w:rFonts w:eastAsia="Times New Roman" w:cs="Times New Roman"/>
              <w:sz w:val="28"/>
              <w:szCs w:val="28"/>
              <w:highlight w:val="cyan"/>
              <w:lang w:eastAsia="es-MX"/>
            </w:rPr>
          </w:rPrChange>
        </w:rPr>
        <w:t>Dominio del Canad</w:t>
      </w:r>
      <w:r w:rsidRPr="7BAD06AF">
        <w:rPr>
          <w:rFonts w:hint="eastAsia" w:eastAsia="Times New Roman" w:cs="Times New Roman"/>
          <w:kern w:val="0"/>
          <w:sz w:val="28"/>
          <w:szCs w:val="28"/>
          <w:lang w:eastAsia="es-MX"/>
          <w14:ligatures w14:val="none"/>
          <w:rPrChange w:author="Claudia Ramírez Cisneros" w:date="2026-01-15T20:26:00Z" w:id="27">
            <w:rPr>
              <w:rFonts w:hint="eastAsia" w:eastAsia="Times New Roman" w:cs="Times New Roman"/>
              <w:sz w:val="28"/>
              <w:szCs w:val="28"/>
              <w:highlight w:val="cyan"/>
              <w:lang w:eastAsia="es-MX"/>
            </w:rPr>
          </w:rPrChange>
        </w:rPr>
        <w:t>á</w:t>
      </w:r>
      <w:commentRangeStart w:id="28"/>
      <w:commentRangeStart w:id="29"/>
      <w:commentRangeStart w:id="30"/>
      <w:r w:rsidRPr="002550FF">
        <w:rPr>
          <w:rFonts w:eastAsia="Times New Roman" w:cs="Times New Roman"/>
          <w:kern w:val="0"/>
          <w:sz w:val="28"/>
          <w:szCs w:val="28"/>
          <w:lang w:eastAsia="es-MX"/>
          <w14:ligatures w14:val="none"/>
        </w:rPr>
        <w:t>,</w:t>
      </w:r>
      <w:commentRangeEnd w:id="28"/>
      <w:r w:rsidRPr="002550FF">
        <w:rPr>
          <w:rStyle w:val="CommentReference"/>
          <w:rFonts w:eastAsia="Times New Roman" w:cs="Times New Roman"/>
          <w:kern w:val="0"/>
          <w:sz w:val="28"/>
          <w:szCs w:val="28"/>
          <w:lang w:eastAsia="es-MX"/>
          <w14:ligatures w14:val="none"/>
        </w:rPr>
        <w:commentReference w:id="28"/>
      </w:r>
      <w:commentRangeEnd w:id="29"/>
      <w:r>
        <w:rPr>
          <w:rStyle w:val="CommentReference"/>
        </w:rPr>
        <w:commentReference w:id="29"/>
      </w:r>
      <w:commentRangeEnd w:id="30"/>
      <w:r>
        <w:rPr>
          <w:rStyle w:val="CommentReference"/>
        </w:rPr>
        <w:commentReference w:id="30"/>
      </w:r>
      <w:r w:rsidRPr="002550FF">
        <w:rPr>
          <w:rFonts w:eastAsia="Times New Roman" w:cs="Times New Roman"/>
          <w:kern w:val="0"/>
          <w:sz w:val="28"/>
          <w:szCs w:val="28"/>
          <w:lang w:eastAsia="es-MX"/>
          <w14:ligatures w14:val="none"/>
        </w:rPr>
        <w:t xml:space="preserve"> esp</w:t>
      </w:r>
      <w:r>
        <w:rPr>
          <w:rFonts w:eastAsia="Times New Roman" w:cs="Times New Roman"/>
          <w:kern w:val="0"/>
          <w:sz w:val="28"/>
          <w:szCs w:val="28"/>
          <w:lang w:eastAsia="es-MX"/>
          <w14:ligatures w14:val="none"/>
        </w:rPr>
        <w:t>e</w:t>
      </w:r>
      <w:r w:rsidRPr="002550FF">
        <w:rPr>
          <w:rFonts w:eastAsia="Times New Roman" w:cs="Times New Roman"/>
          <w:kern w:val="0"/>
          <w:sz w:val="28"/>
          <w:szCs w:val="28"/>
          <w:lang w:eastAsia="es-MX"/>
          <w14:ligatures w14:val="none"/>
        </w:rPr>
        <w:t>rábamos la visita, sentados en un gran canapé de madera pintado de verde, hablando en v</w:t>
      </w:r>
      <w:r>
        <w:rPr>
          <w:rFonts w:eastAsia="Times New Roman" w:cs="Times New Roman"/>
          <w:kern w:val="0"/>
          <w:sz w:val="28"/>
          <w:szCs w:val="28"/>
          <w:lang w:eastAsia="es-MX"/>
          <w14:ligatures w14:val="none"/>
        </w:rPr>
        <w:t>o</w:t>
      </w:r>
      <w:r w:rsidRPr="002550FF">
        <w:rPr>
          <w:rFonts w:eastAsia="Times New Roman" w:cs="Times New Roman"/>
          <w:kern w:val="0"/>
          <w:sz w:val="28"/>
          <w:szCs w:val="28"/>
          <w:lang w:eastAsia="es-MX"/>
          <w14:ligatures w14:val="none"/>
        </w:rPr>
        <w:t>z muy baja, entrecortada por tal o cual nerviosa ri</w:t>
      </w:r>
      <w:r>
        <w:rPr>
          <w:rFonts w:eastAsia="Times New Roman" w:cs="Times New Roman"/>
          <w:kern w:val="0"/>
          <w:sz w:val="28"/>
          <w:szCs w:val="28"/>
          <w:lang w:eastAsia="es-MX"/>
          <w14:ligatures w14:val="none"/>
        </w:rPr>
        <w:t>s</w:t>
      </w:r>
      <w:r w:rsidRPr="002550FF">
        <w:rPr>
          <w:rFonts w:eastAsia="Times New Roman" w:cs="Times New Roman"/>
          <w:kern w:val="0"/>
          <w:sz w:val="28"/>
          <w:szCs w:val="28"/>
          <w:lang w:eastAsia="es-MX"/>
          <w14:ligatures w14:val="none"/>
        </w:rPr>
        <w:t xml:space="preserve">ita a la sordina, </w:t>
      </w:r>
      <w:r w:rsidRPr="00FD166A" w:rsidR="00FD166A">
        <w:rPr>
          <w:rFonts w:ascii="Aptos" w:hAnsi="Aptos" w:eastAsia="Times New Roman" w:cs="Times New Roman"/>
          <w:color w:val="222222"/>
          <w:kern w:val="0"/>
          <w:sz w:val="28"/>
          <w:szCs w:val="28"/>
          <w:lang w:eastAsia="es-MX"/>
          <w14:ligatures w14:val="none"/>
        </w:rPr>
        <w:t xml:space="preserve">semiburlesca, semirrecelosa. De cuando en cuando, Gabriela, que mantenía cerrada la puerta de la pieza en que se había confinado con una criada, única confidente de sus </w:t>
      </w:r>
      <w:r w:rsidRPr="00FD166A" w:rsidR="56B2191F">
        <w:rPr>
          <w:rFonts w:ascii="Aptos" w:hAnsi="Aptos" w:eastAsia="Times New Roman" w:cs="Times New Roman"/>
          <w:color w:val="222222"/>
          <w:kern w:val="0"/>
          <w:sz w:val="28"/>
          <w:szCs w:val="28"/>
          <w:lang w:eastAsia="es-MX"/>
          <w14:ligatures w14:val="none"/>
        </w:rPr>
        <w:t>manejos,</w:t>
      </w:r>
      <w:r w:rsidRPr="00FD166A" w:rsidR="00FD166A">
        <w:rPr>
          <w:rFonts w:ascii="Aptos" w:hAnsi="Aptos" w:eastAsia="Times New Roman" w:cs="Times New Roman"/>
          <w:color w:val="222222"/>
          <w:kern w:val="0"/>
          <w:sz w:val="28"/>
          <w:szCs w:val="28"/>
          <w:lang w:eastAsia="es-MX"/>
          <w14:ligatures w14:val="none"/>
        </w:rPr>
        <w:t xml:space="preserve"> nos gritaba entreabriendo apenas las maderas: “¡Ya va a llegar el Dominio!”</w:t>
      </w:r>
      <w:r w:rsidRPr="00FD166A" w:rsidR="1FCC6386">
        <w:rPr>
          <w:rFonts w:ascii="Aptos" w:hAnsi="Aptos" w:eastAsia="Times New Roman" w:cs="Times New Roman"/>
          <w:color w:val="222222"/>
          <w:kern w:val="0"/>
          <w:sz w:val="28"/>
          <w:szCs w:val="28"/>
          <w:lang w:eastAsia="es-MX"/>
          <w14:ligatures w14:val="none"/>
        </w:rPr>
        <w:t>.</w:t>
      </w:r>
      <w:r w:rsidRPr="00FD166A" w:rsidR="00FD166A">
        <w:rPr>
          <w:rFonts w:ascii="Aptos" w:hAnsi="Aptos" w:eastAsia="Times New Roman" w:cs="Times New Roman"/>
          <w:color w:val="222222"/>
          <w:kern w:val="0"/>
          <w:sz w:val="28"/>
          <w:szCs w:val="28"/>
          <w:lang w:eastAsia="es-MX"/>
          <w14:ligatures w14:val="none"/>
        </w:rPr>
        <w:t xml:space="preserve"> Y nosotros, con un estremecimiento de curiosidad, nos apretábamos unos contra otros y esperábamos.</w:t>
      </w:r>
    </w:p>
    <w:p w:rsidR="00FD166A" w:rsidP="00FD166A" w:rsidRDefault="00FD166A" w14:paraId="2CB46A78" w14:textId="77777777">
      <w:pPr>
        <w:spacing w:after="0" w:line="360" w:lineRule="auto"/>
        <w:ind w:firstLine="708"/>
        <w:jc w:val="both"/>
        <w:rPr>
          <w:rFonts w:eastAsia="Times New Roman" w:cs="Times New Roman"/>
          <w:kern w:val="0"/>
          <w:sz w:val="28"/>
          <w:szCs w:val="28"/>
          <w:lang w:eastAsia="es-MX"/>
          <w14:ligatures w14:val="none"/>
        </w:rPr>
      </w:pPr>
      <w:r w:rsidRPr="00FD166A">
        <w:rPr>
          <w:rFonts w:ascii="Aptos" w:hAnsi="Aptos" w:eastAsia="Times New Roman" w:cs="Times New Roman"/>
          <w:color w:val="222222"/>
          <w:kern w:val="0"/>
          <w:sz w:val="28"/>
          <w:szCs w:val="28"/>
          <w:lang w:eastAsia="es-MX"/>
          <w14:ligatures w14:val="none"/>
        </w:rPr>
        <w:t>Como a las siete de la tarde, y cuando ya nuestra paciencia empezaba a agotarse y la tensión nerviosa era insoportable, la puerta se abrió y apareció en el umbral un figurón entrapajado</w:t>
      </w:r>
      <w:commentRangeStart w:id="31"/>
      <w:r w:rsidRPr="00FD166A">
        <w:rPr>
          <w:rFonts w:ascii="Aptos" w:hAnsi="Aptos" w:eastAsia="Times New Roman" w:cs="Times New Roman"/>
          <w:color w:val="222222"/>
          <w:kern w:val="0"/>
          <w:sz w:val="28"/>
          <w:szCs w:val="28"/>
          <w:lang w:eastAsia="es-MX"/>
          <w14:ligatures w14:val="none"/>
        </w:rPr>
        <w:t>,</w:t>
      </w:r>
      <w:commentRangeEnd w:id="31"/>
      <w:r w:rsidRPr="00FD166A">
        <w:rPr>
          <w:rStyle w:val="CommentReference"/>
          <w:rFonts w:ascii="Aptos" w:hAnsi="Aptos" w:eastAsia="Times New Roman" w:cs="Times New Roman"/>
          <w:color w:val="222222"/>
          <w:kern w:val="0"/>
          <w:sz w:val="28"/>
          <w:szCs w:val="28"/>
          <w:lang w:eastAsia="es-MX"/>
          <w14:ligatures w14:val="none"/>
        </w:rPr>
        <w:commentReference w:id="31"/>
      </w:r>
      <w:r w:rsidRPr="00FD166A">
        <w:rPr>
          <w:rFonts w:ascii="Aptos" w:hAnsi="Aptos" w:eastAsia="Times New Roman" w:cs="Times New Roman"/>
          <w:color w:val="222222"/>
          <w:kern w:val="0"/>
          <w:sz w:val="28"/>
          <w:szCs w:val="28"/>
          <w:lang w:eastAsia="es-MX"/>
          <w14:ligatures w14:val="none"/>
        </w:rPr>
        <w:t xml:space="preserve"> cubierta la cara con una máscara de barro, de lo más gesticulante y horroroso que verse pueda, y lanzando un aullido, al cual respondimos todos con un ¡ah!, mezcla de espanto y de desahogo, púsose a recorrer con pasos solemnes el espacio libre que nos separaba de la puerta...</w:t>
      </w:r>
    </w:p>
    <w:p w:rsidR="00FD166A" w:rsidP="00FD166A" w:rsidRDefault="00FD166A" w14:paraId="2EE4E604" w14:textId="6A370121">
      <w:pPr>
        <w:spacing w:after="0" w:line="360" w:lineRule="auto"/>
        <w:ind w:firstLine="708"/>
        <w:jc w:val="both"/>
        <w:rPr>
          <w:rFonts w:eastAsia="Times New Roman" w:cs="Times New Roman"/>
          <w:kern w:val="0"/>
          <w:sz w:val="28"/>
          <w:szCs w:val="28"/>
          <w:lang w:eastAsia="es-MX"/>
          <w14:ligatures w14:val="none"/>
        </w:rPr>
      </w:pPr>
      <w:r w:rsidRPr="00FD166A">
        <w:rPr>
          <w:rFonts w:ascii="Aptos" w:hAnsi="Aptos" w:eastAsia="Times New Roman" w:cs="Times New Roman"/>
          <w:color w:val="222222"/>
          <w:kern w:val="0"/>
          <w:sz w:val="28"/>
          <w:szCs w:val="28"/>
          <w:lang w:eastAsia="es-MX"/>
          <w14:ligatures w14:val="none"/>
        </w:rPr>
        <w:t xml:space="preserve">Después de algunos minutos de zozobra, durante los cuales el increíble personaje no había devorado a nadie, limitándose a pasear rugiendo de un modo espantoso frente al público infantil, mi hermano Daniel –¡alma </w:t>
      </w:r>
      <w:r w:rsidRPr="00FD166A" w:rsidR="490D8597">
        <w:rPr>
          <w:rFonts w:ascii="Aptos" w:hAnsi="Aptos" w:eastAsia="Times New Roman" w:cs="Times New Roman"/>
          <w:color w:val="222222"/>
          <w:kern w:val="0"/>
          <w:sz w:val="28"/>
          <w:szCs w:val="28"/>
          <w:lang w:eastAsia="es-MX"/>
          <w14:ligatures w14:val="none"/>
        </w:rPr>
        <w:t>heroica! –</w:t>
      </w:r>
      <w:r w:rsidRPr="00FD166A">
        <w:rPr>
          <w:rFonts w:ascii="Aptos" w:hAnsi="Aptos" w:eastAsia="Times New Roman" w:cs="Times New Roman"/>
          <w:color w:val="222222"/>
          <w:kern w:val="0"/>
          <w:sz w:val="28"/>
          <w:szCs w:val="28"/>
          <w:lang w:eastAsia="es-MX"/>
          <w14:ligatures w14:val="none"/>
        </w:rPr>
        <w:t xml:space="preserve"> se atrevió a preguntar, eso sí, con voz débil y medrosilla:</w:t>
      </w:r>
    </w:p>
    <w:p w:rsidR="00FD166A" w:rsidP="00FD166A" w:rsidRDefault="00FD166A" w14:paraId="71CDCA9E" w14:textId="77777777">
      <w:pPr>
        <w:spacing w:after="0" w:line="360" w:lineRule="auto"/>
        <w:ind w:firstLine="708"/>
        <w:jc w:val="both"/>
        <w:rPr>
          <w:rFonts w:eastAsia="Times New Roman" w:cs="Times New Roman"/>
          <w:kern w:val="0"/>
          <w:sz w:val="28"/>
          <w:szCs w:val="28"/>
          <w:lang w:eastAsia="es-MX"/>
          <w14:ligatures w14:val="none"/>
        </w:rPr>
      </w:pPr>
      <w:r w:rsidRPr="00FD166A">
        <w:rPr>
          <w:rFonts w:ascii="Aptos" w:hAnsi="Aptos" w:eastAsia="Times New Roman" w:cs="Times New Roman"/>
          <w:color w:val="222222"/>
          <w:kern w:val="0"/>
          <w:sz w:val="28"/>
          <w:szCs w:val="28"/>
          <w:lang w:eastAsia="es-MX"/>
          <w14:ligatures w14:val="none"/>
        </w:rPr>
        <w:t>–¿Es usted don Dominio?</w:t>
      </w:r>
    </w:p>
    <w:p w:rsidR="00FD166A" w:rsidP="00FD166A" w:rsidRDefault="00FD166A" w14:paraId="6218C830" w14:textId="77777777">
      <w:pPr>
        <w:spacing w:after="0" w:line="360" w:lineRule="auto"/>
        <w:ind w:firstLine="708"/>
        <w:jc w:val="both"/>
        <w:rPr>
          <w:rFonts w:eastAsia="Times New Roman" w:cs="Times New Roman"/>
          <w:kern w:val="0"/>
          <w:sz w:val="28"/>
          <w:szCs w:val="28"/>
          <w:lang w:eastAsia="es-MX"/>
          <w14:ligatures w14:val="none"/>
        </w:rPr>
      </w:pPr>
      <w:r w:rsidRPr="00FD166A">
        <w:rPr>
          <w:rFonts w:ascii="Aptos" w:hAnsi="Aptos" w:eastAsia="Times New Roman" w:cs="Times New Roman"/>
          <w:color w:val="222222"/>
          <w:kern w:val="0"/>
          <w:sz w:val="28"/>
          <w:szCs w:val="28"/>
          <w:lang w:eastAsia="es-MX"/>
          <w14:ligatures w14:val="none"/>
        </w:rPr>
        <w:t xml:space="preserve">–¡No! –gritó la aparición, que dio un paso hacia él–; yo soy apenas el último de sus criados y desapareció por el negro hueco de la puerta, que se cerró tras </w:t>
      </w:r>
      <w:r w:rsidRPr="23115A80">
        <w:rPr>
          <w:rFonts w:ascii="Aptos" w:hAnsi="Aptos" w:eastAsia="Times New Roman" w:cs="Times New Roman"/>
          <w:color w:val="222222"/>
          <w:kern w:val="0"/>
          <w:sz w:val="28"/>
          <w:szCs w:val="28"/>
          <w:lang w:eastAsia="es-MX"/>
          <w14:ligatures w14:val="none"/>
        </w:rPr>
        <w:t>ella</w:t>
      </w:r>
      <w:r w:rsidRPr="00FD166A">
        <w:rPr>
          <w:rFonts w:ascii="Aptos" w:hAnsi="Aptos" w:eastAsia="Times New Roman" w:cs="Times New Roman"/>
          <w:color w:val="222222"/>
          <w:kern w:val="0"/>
          <w:sz w:val="28"/>
          <w:szCs w:val="28"/>
          <w:lang w:eastAsia="es-MX"/>
          <w14:ligatures w14:val="none"/>
        </w:rPr>
        <w:t>.</w:t>
      </w:r>
    </w:p>
    <w:p w:rsidR="00FD166A" w:rsidP="00FD166A" w:rsidRDefault="00FD166A" w14:paraId="5A3B4C1F" w14:textId="056A979E">
      <w:pPr>
        <w:spacing w:after="0" w:line="360" w:lineRule="auto"/>
        <w:ind w:firstLine="708"/>
        <w:jc w:val="both"/>
        <w:rPr>
          <w:rFonts w:eastAsia="Times New Roman" w:cs="Times New Roman"/>
          <w:kern w:val="0"/>
          <w:sz w:val="28"/>
          <w:szCs w:val="28"/>
          <w:lang w:eastAsia="es-MX"/>
          <w14:ligatures w14:val="none"/>
        </w:rPr>
      </w:pPr>
      <w:r w:rsidRPr="00FD166A">
        <w:rPr>
          <w:rFonts w:ascii="Aptos" w:hAnsi="Aptos" w:eastAsia="Times New Roman" w:cs="Times New Roman"/>
          <w:color w:val="222222"/>
          <w:kern w:val="0"/>
          <w:sz w:val="28"/>
          <w:szCs w:val="28"/>
          <w:lang w:eastAsia="es-MX"/>
          <w14:ligatures w14:val="none"/>
        </w:rPr>
        <w:t xml:space="preserve">–¡El último de los criados del Dominio –exclamó Daniel–, y ya ven ustedes </w:t>
      </w:r>
      <w:commentRangeStart w:id="32"/>
      <w:r w:rsidRPr="00FD166A">
        <w:rPr>
          <w:rFonts w:ascii="Aptos" w:hAnsi="Aptos" w:eastAsia="Times New Roman" w:cs="Times New Roman"/>
          <w:color w:val="222222"/>
          <w:kern w:val="0"/>
          <w:sz w:val="28"/>
          <w:szCs w:val="28"/>
          <w:lang w:eastAsia="es-MX"/>
          <w14:ligatures w14:val="none"/>
        </w:rPr>
        <w:t>qu</w:t>
      </w:r>
      <w:r w:rsidRPr="00FD166A" w:rsidR="3F674225">
        <w:rPr>
          <w:rFonts w:ascii="Aptos" w:hAnsi="Aptos" w:eastAsia="Times New Roman" w:cs="Times New Roman"/>
          <w:color w:val="222222"/>
          <w:kern w:val="0"/>
          <w:sz w:val="28"/>
          <w:szCs w:val="28"/>
          <w:lang w:eastAsia="es-MX"/>
          <w14:ligatures w14:val="none"/>
        </w:rPr>
        <w:t>é</w:t>
      </w:r>
      <w:commentRangeEnd w:id="32"/>
      <w:r w:rsidRPr="00FD166A">
        <w:rPr>
          <w:rStyle w:val="CommentReference"/>
          <w:rFonts w:ascii="Aptos" w:hAnsi="Aptos" w:eastAsia="Times New Roman" w:cs="Times New Roman"/>
          <w:color w:val="222222"/>
          <w:kern w:val="0"/>
          <w:sz w:val="28"/>
          <w:szCs w:val="28"/>
          <w:lang w:eastAsia="es-MX"/>
          <w14:ligatures w14:val="none"/>
        </w:rPr>
        <w:commentReference w:id="32"/>
      </w:r>
      <w:r w:rsidRPr="00FD166A">
        <w:rPr>
          <w:rFonts w:ascii="Aptos" w:hAnsi="Aptos" w:eastAsia="Times New Roman" w:cs="Times New Roman"/>
          <w:color w:val="222222"/>
          <w:kern w:val="0"/>
          <w:sz w:val="28"/>
          <w:szCs w:val="28"/>
          <w:lang w:eastAsia="es-MX"/>
          <w14:ligatures w14:val="none"/>
        </w:rPr>
        <w:t xml:space="preserve"> horrible es!</w:t>
      </w:r>
    </w:p>
    <w:p w:rsidR="00FD166A" w:rsidP="00FD166A" w:rsidRDefault="00FD166A" w14:paraId="6EE2DA11" w14:textId="77777777">
      <w:pPr>
        <w:spacing w:after="0" w:line="360" w:lineRule="auto"/>
        <w:ind w:firstLine="708"/>
        <w:jc w:val="both"/>
        <w:rPr>
          <w:rFonts w:eastAsia="Times New Roman" w:cs="Times New Roman"/>
          <w:kern w:val="0"/>
          <w:sz w:val="28"/>
          <w:szCs w:val="28"/>
          <w:lang w:eastAsia="es-MX"/>
          <w14:ligatures w14:val="none"/>
        </w:rPr>
      </w:pPr>
      <w:r w:rsidRPr="00FD166A">
        <w:rPr>
          <w:rFonts w:ascii="Aptos" w:hAnsi="Aptos" w:eastAsia="Times New Roman" w:cs="Times New Roman"/>
          <w:color w:val="222222"/>
          <w:kern w:val="0"/>
          <w:sz w:val="28"/>
          <w:szCs w:val="28"/>
          <w:lang w:eastAsia="es-MX"/>
          <w14:ligatures w14:val="none"/>
        </w:rPr>
        <w:t>–¿Pues cómo será el Dominio? –sugirió Lola, una chiquilla de la vecindad que daba diente con diente.</w:t>
      </w:r>
    </w:p>
    <w:p w:rsidR="00FD166A" w:rsidP="00FD166A" w:rsidRDefault="00FD166A" w14:paraId="4DEE69A1" w14:textId="77777777">
      <w:pPr>
        <w:spacing w:after="0" w:line="360" w:lineRule="auto"/>
        <w:ind w:firstLine="708"/>
        <w:jc w:val="both"/>
        <w:rPr>
          <w:rFonts w:eastAsia="Times New Roman" w:cs="Times New Roman"/>
          <w:kern w:val="0"/>
          <w:sz w:val="28"/>
          <w:szCs w:val="28"/>
          <w:lang w:eastAsia="es-MX"/>
          <w14:ligatures w14:val="none"/>
        </w:rPr>
      </w:pPr>
      <w:r w:rsidRPr="00FD166A">
        <w:rPr>
          <w:rFonts w:ascii="Aptos" w:hAnsi="Aptos" w:eastAsia="Times New Roman" w:cs="Times New Roman"/>
          <w:color w:val="222222"/>
          <w:kern w:val="0"/>
          <w:sz w:val="28"/>
          <w:szCs w:val="28"/>
          <w:lang w:eastAsia="es-MX"/>
          <w14:ligatures w14:val="none"/>
        </w:rPr>
        <w:t>–¿Cómo será el Dominio? –repetimos todos, agitándonos en el canapé.</w:t>
      </w:r>
    </w:p>
    <w:p w:rsidR="00FD166A" w:rsidP="00FD166A" w:rsidRDefault="00FD166A" w14:paraId="2FF00DE4" w14:textId="77777777">
      <w:pPr>
        <w:spacing w:after="0" w:line="360" w:lineRule="auto"/>
        <w:ind w:firstLine="708"/>
        <w:jc w:val="both"/>
        <w:rPr>
          <w:rFonts w:eastAsia="Times New Roman" w:cs="Times New Roman"/>
          <w:kern w:val="0"/>
          <w:sz w:val="28"/>
          <w:szCs w:val="28"/>
          <w:lang w:eastAsia="es-MX"/>
          <w14:ligatures w14:val="none"/>
        </w:rPr>
      </w:pPr>
      <w:r w:rsidRPr="00FD166A">
        <w:rPr>
          <w:rFonts w:ascii="Aptos" w:hAnsi="Aptos" w:eastAsia="Times New Roman" w:cs="Times New Roman"/>
          <w:color w:val="222222"/>
          <w:kern w:val="0"/>
          <w:sz w:val="28"/>
          <w:szCs w:val="28"/>
          <w:lang w:eastAsia="es-MX"/>
          <w14:ligatures w14:val="none"/>
        </w:rPr>
        <w:t>Tras otro cuarto de hora de espera, la puerta se abrió de nuevo, y el personaje de marras, vestido aún más estrafalariamente, y medio envuelto en un cobertor rojo, al cual, ligándolo con unos bramantes, había arreglado unos cuernos, salió aullando más desaforadamente que la primera vez.</w:t>
      </w:r>
    </w:p>
    <w:p w:rsidR="00FD166A" w:rsidP="00FD166A" w:rsidRDefault="00FD166A" w14:paraId="1AC5784C" w14:textId="77777777">
      <w:pPr>
        <w:spacing w:after="0" w:line="360" w:lineRule="auto"/>
        <w:ind w:firstLine="708"/>
        <w:jc w:val="both"/>
        <w:rPr>
          <w:rFonts w:eastAsia="Times New Roman" w:cs="Times New Roman"/>
          <w:kern w:val="0"/>
          <w:sz w:val="28"/>
          <w:szCs w:val="28"/>
          <w:lang w:eastAsia="es-MX"/>
          <w14:ligatures w14:val="none"/>
        </w:rPr>
      </w:pPr>
      <w:r w:rsidRPr="00FD166A">
        <w:rPr>
          <w:rFonts w:ascii="Aptos" w:hAnsi="Aptos" w:eastAsia="Times New Roman" w:cs="Times New Roman"/>
          <w:color w:val="222222"/>
          <w:kern w:val="0"/>
          <w:sz w:val="28"/>
          <w:szCs w:val="28"/>
          <w:lang w:eastAsia="es-MX"/>
          <w14:ligatures w14:val="none"/>
        </w:rPr>
        <w:t>Pasados los primeros momentos de estupor, Daniel volvió a interrogarlo:</w:t>
      </w:r>
    </w:p>
    <w:p w:rsidR="00FD166A" w:rsidP="00FD166A" w:rsidRDefault="00FD166A" w14:paraId="7AEEEBE1" w14:textId="77777777">
      <w:pPr>
        <w:spacing w:after="0" w:line="360" w:lineRule="auto"/>
        <w:ind w:firstLine="708"/>
        <w:jc w:val="both"/>
        <w:rPr>
          <w:rFonts w:eastAsia="Times New Roman" w:cs="Times New Roman"/>
          <w:kern w:val="0"/>
          <w:sz w:val="28"/>
          <w:szCs w:val="28"/>
          <w:lang w:eastAsia="es-MX"/>
          <w14:ligatures w14:val="none"/>
        </w:rPr>
      </w:pPr>
      <w:r w:rsidRPr="00FD166A">
        <w:rPr>
          <w:rFonts w:ascii="Aptos" w:hAnsi="Aptos" w:eastAsia="Times New Roman" w:cs="Times New Roman"/>
          <w:color w:val="222222"/>
          <w:kern w:val="0"/>
          <w:sz w:val="28"/>
          <w:szCs w:val="28"/>
          <w:lang w:eastAsia="es-MX"/>
          <w14:ligatures w14:val="none"/>
        </w:rPr>
        <w:t>–¿Es usted el señor don Dominio?</w:t>
      </w:r>
    </w:p>
    <w:p w:rsidR="00FD166A" w:rsidP="00FD166A" w:rsidRDefault="00FD166A" w14:paraId="3F608B95" w14:textId="77777777">
      <w:pPr>
        <w:spacing w:after="0" w:line="360" w:lineRule="auto"/>
        <w:ind w:firstLine="708"/>
        <w:jc w:val="both"/>
        <w:rPr>
          <w:rFonts w:eastAsia="Times New Roman" w:cs="Times New Roman"/>
          <w:kern w:val="0"/>
          <w:sz w:val="28"/>
          <w:szCs w:val="28"/>
          <w:lang w:eastAsia="es-MX"/>
          <w14:ligatures w14:val="none"/>
        </w:rPr>
      </w:pPr>
      <w:r w:rsidRPr="00FD166A">
        <w:rPr>
          <w:rFonts w:ascii="Aptos" w:hAnsi="Aptos" w:eastAsia="Times New Roman" w:cs="Times New Roman"/>
          <w:color w:val="222222"/>
          <w:kern w:val="0"/>
          <w:sz w:val="28"/>
          <w:szCs w:val="28"/>
          <w:lang w:eastAsia="es-MX"/>
          <w14:ligatures w14:val="none"/>
        </w:rPr>
        <w:t>–¡Nooooooo! –bramó el fantasma–: soy apenas el segundo de sus criados.</w:t>
      </w:r>
    </w:p>
    <w:p w:rsidR="00FD166A" w:rsidP="3E746EEA" w:rsidRDefault="00FD166A" w14:paraId="1B8BD7B0" w14:textId="77777777">
      <w:pPr>
        <w:spacing w:after="0" w:line="360" w:lineRule="auto"/>
        <w:ind w:firstLine="708"/>
        <w:jc w:val="both"/>
        <w:rPr>
          <w:rFonts w:eastAsia="Times New Roman" w:cs="Times New Roman"/>
          <w:kern w:val="0"/>
          <w:sz w:val="28"/>
          <w:szCs w:val="28"/>
          <w:highlight w:val="yellow"/>
          <w:lang w:eastAsia="es-MX"/>
          <w14:ligatures w14:val="none"/>
        </w:rPr>
      </w:pPr>
      <w:r w:rsidRPr="00FD166A">
        <w:rPr>
          <w:rFonts w:ascii="Aptos" w:hAnsi="Aptos" w:eastAsia="Times New Roman" w:cs="Times New Roman"/>
          <w:color w:val="222222"/>
          <w:kern w:val="0"/>
          <w:sz w:val="28"/>
          <w:szCs w:val="28"/>
          <w:lang w:eastAsia="es-MX"/>
          <w14:ligatures w14:val="none"/>
        </w:rPr>
        <w:t xml:space="preserve">Dicho lo cual, desapareció </w:t>
      </w:r>
      <w:r w:rsidRPr="23115A80">
        <w:rPr>
          <w:rFonts w:ascii="Aptos" w:hAnsi="Aptos" w:eastAsia="Times New Roman" w:cs="Times New Roman"/>
          <w:color w:val="222222"/>
          <w:kern w:val="0"/>
          <w:sz w:val="28"/>
          <w:szCs w:val="28"/>
          <w:lang w:eastAsia="es-MX"/>
          <w14:ligatures w14:val="none"/>
        </w:rPr>
        <w:t>y </w:t>
      </w:r>
      <w:r w:rsidRPr="23115A80">
        <w:rPr>
          <w:rFonts w:ascii="Aptos" w:hAnsi="Aptos" w:eastAsia="Times New Roman" w:cs="Times New Roman"/>
          <w:i/>
          <w:iCs/>
          <w:color w:val="222222"/>
          <w:kern w:val="0"/>
          <w:sz w:val="28"/>
          <w:szCs w:val="28"/>
          <w:lang w:eastAsia="es-MX"/>
          <w14:ligatures w14:val="none"/>
        </w:rPr>
        <w:t>quedó apestando a azufre</w:t>
      </w:r>
      <w:r w:rsidRPr="23115A80">
        <w:rPr>
          <w:rFonts w:ascii="Aptos" w:hAnsi="Aptos" w:eastAsia="Times New Roman" w:cs="Times New Roman"/>
          <w:color w:val="222222"/>
          <w:kern w:val="0"/>
          <w:sz w:val="28"/>
          <w:szCs w:val="28"/>
          <w:lang w:eastAsia="es-MX"/>
          <w14:ligatures w14:val="none"/>
        </w:rPr>
        <w:t>.</w:t>
      </w:r>
    </w:p>
    <w:p w:rsidR="00FD166A" w:rsidP="00FD166A" w:rsidRDefault="00FD166A" w14:paraId="62544969" w14:textId="77777777">
      <w:pPr>
        <w:spacing w:after="0" w:line="360" w:lineRule="auto"/>
        <w:ind w:firstLine="708"/>
        <w:jc w:val="both"/>
        <w:rPr>
          <w:rFonts w:eastAsia="Times New Roman" w:cs="Times New Roman"/>
          <w:kern w:val="0"/>
          <w:sz w:val="28"/>
          <w:szCs w:val="28"/>
          <w:lang w:eastAsia="es-MX"/>
          <w14:ligatures w14:val="none"/>
        </w:rPr>
      </w:pPr>
      <w:r w:rsidRPr="00FD166A">
        <w:rPr>
          <w:rFonts w:ascii="Aptos" w:hAnsi="Aptos" w:eastAsia="Times New Roman" w:cs="Times New Roman"/>
          <w:color w:val="222222"/>
          <w:kern w:val="0"/>
          <w:sz w:val="28"/>
          <w:szCs w:val="28"/>
          <w:lang w:eastAsia="es-MX"/>
          <w14:ligatures w14:val="none"/>
        </w:rPr>
        <w:t>–¡El segundo de los criados del Dominio! –tornó a exclamar Lolita–. Pues, ¿cómo será el Dominio en persona?...</w:t>
      </w:r>
    </w:p>
    <w:p w:rsidR="00FD166A" w:rsidP="00FD166A" w:rsidRDefault="00FD166A" w14:paraId="6C63A242" w14:textId="77777777">
      <w:pPr>
        <w:spacing w:after="0" w:line="360" w:lineRule="auto"/>
        <w:ind w:firstLine="708"/>
        <w:jc w:val="both"/>
        <w:rPr>
          <w:rFonts w:eastAsia="Times New Roman" w:cs="Times New Roman"/>
          <w:kern w:val="0"/>
          <w:sz w:val="28"/>
          <w:szCs w:val="28"/>
          <w:lang w:eastAsia="es-MX"/>
          <w14:ligatures w14:val="none"/>
        </w:rPr>
      </w:pPr>
      <w:r w:rsidRPr="00FD166A">
        <w:rPr>
          <w:rFonts w:ascii="Aptos" w:hAnsi="Aptos" w:eastAsia="Times New Roman" w:cs="Times New Roman"/>
          <w:color w:val="222222"/>
          <w:kern w:val="0"/>
          <w:sz w:val="28"/>
          <w:szCs w:val="28"/>
          <w:lang w:eastAsia="es-MX"/>
          <w14:ligatures w14:val="none"/>
        </w:rPr>
        <w:t>–¿Cómo será el Dominio en persona? –íbamos repitiendo todos.</w:t>
      </w:r>
    </w:p>
    <w:p w:rsidR="00FD166A" w:rsidP="00FD166A" w:rsidRDefault="00FD166A" w14:paraId="63717F62" w14:textId="77777777">
      <w:pPr>
        <w:spacing w:after="0" w:line="360" w:lineRule="auto"/>
        <w:ind w:firstLine="708"/>
        <w:jc w:val="both"/>
        <w:rPr>
          <w:rFonts w:eastAsia="Times New Roman" w:cs="Times New Roman"/>
          <w:kern w:val="0"/>
          <w:sz w:val="28"/>
          <w:szCs w:val="28"/>
          <w:lang w:eastAsia="es-MX"/>
          <w14:ligatures w14:val="none"/>
        </w:rPr>
      </w:pPr>
      <w:r w:rsidRPr="00FD166A">
        <w:rPr>
          <w:rFonts w:ascii="Aptos" w:hAnsi="Aptos" w:eastAsia="Times New Roman" w:cs="Times New Roman"/>
          <w:color w:val="222222"/>
          <w:kern w:val="0"/>
          <w:sz w:val="28"/>
          <w:szCs w:val="28"/>
          <w:lang w:eastAsia="es-MX"/>
          <w14:ligatures w14:val="none"/>
        </w:rPr>
        <w:t>Algunos minutos después, la puerta volvió a abrirse, y el fantasmón, provisto de una larga cola, de un bonete de papel puntiagudo, y llevando sobre el pecho una zalea crespa y obscura, surgió de nuevo de la sombra, berreando hasta desgañitarse.</w:t>
      </w:r>
    </w:p>
    <w:p w:rsidR="00FD166A" w:rsidP="00FD166A" w:rsidRDefault="00FD166A" w14:paraId="7E14CE3B" w14:textId="77777777">
      <w:pPr>
        <w:spacing w:after="0" w:line="360" w:lineRule="auto"/>
        <w:ind w:firstLine="708"/>
        <w:jc w:val="both"/>
        <w:rPr>
          <w:rFonts w:eastAsia="Times New Roman" w:cs="Times New Roman"/>
          <w:kern w:val="0"/>
          <w:sz w:val="28"/>
          <w:szCs w:val="28"/>
          <w:lang w:eastAsia="es-MX"/>
          <w14:ligatures w14:val="none"/>
        </w:rPr>
      </w:pPr>
      <w:r w:rsidRPr="00FD166A">
        <w:rPr>
          <w:rFonts w:ascii="Aptos" w:hAnsi="Aptos" w:eastAsia="Times New Roman" w:cs="Times New Roman"/>
          <w:color w:val="222222"/>
          <w:kern w:val="0"/>
          <w:sz w:val="28"/>
          <w:szCs w:val="28"/>
          <w:lang w:eastAsia="es-MX"/>
          <w14:ligatures w14:val="none"/>
        </w:rPr>
        <w:t>–¿Es usted el Dominio? –preguntó una vez más Daniel, apeando al person</w:t>
      </w:r>
      <w:commentRangeStart w:id="33"/>
      <w:commentRangeStart w:id="34"/>
      <w:commentRangeStart w:id="35"/>
      <w:r w:rsidRPr="00FD166A">
        <w:rPr>
          <w:rFonts w:ascii="Aptos" w:hAnsi="Aptos" w:eastAsia="Times New Roman" w:cs="Times New Roman"/>
          <w:color w:val="222222"/>
          <w:kern w:val="0"/>
          <w:sz w:val="28"/>
          <w:szCs w:val="28"/>
          <w:lang w:eastAsia="es-MX"/>
          <w14:ligatures w14:val="none"/>
        </w:rPr>
        <w:t xml:space="preserve">aje el tratamiento </w:t>
      </w:r>
      <w:commentRangeEnd w:id="33"/>
      <w:r w:rsidRPr="00FD166A">
        <w:rPr>
          <w:rStyle w:val="CommentReference"/>
          <w:rFonts w:ascii="Aptos" w:hAnsi="Aptos" w:eastAsia="Times New Roman" w:cs="Times New Roman"/>
          <w:color w:val="222222"/>
          <w:kern w:val="0"/>
          <w:sz w:val="28"/>
          <w:szCs w:val="28"/>
          <w:lang w:eastAsia="es-MX"/>
          <w14:ligatures w14:val="none"/>
        </w:rPr>
        <w:commentReference w:id="33"/>
      </w:r>
      <w:commentRangeEnd w:id="34"/>
      <w:r>
        <w:rPr>
          <w:rStyle w:val="CommentReference"/>
        </w:rPr>
        <w:commentReference w:id="34"/>
      </w:r>
      <w:commentRangeEnd w:id="35"/>
      <w:r>
        <w:rPr>
          <w:rStyle w:val="CommentReference"/>
        </w:rPr>
        <w:commentReference w:id="35"/>
      </w:r>
      <w:r w:rsidRPr="00FD166A">
        <w:rPr>
          <w:rFonts w:ascii="Aptos" w:hAnsi="Aptos" w:eastAsia="Times New Roman" w:cs="Times New Roman"/>
          <w:color w:val="222222"/>
          <w:kern w:val="0"/>
          <w:sz w:val="28"/>
          <w:szCs w:val="28"/>
          <w:lang w:eastAsia="es-MX"/>
          <w14:ligatures w14:val="none"/>
        </w:rPr>
        <w:t>de Don (lo cual prueba que con todo se familiariza uno, hasta con el Dominio del Canadá), y este respondió:</w:t>
      </w:r>
    </w:p>
    <w:p w:rsidR="00FD166A" w:rsidP="00FD166A" w:rsidRDefault="00FD166A" w14:paraId="6919F1FF" w14:textId="77777777">
      <w:pPr>
        <w:spacing w:after="0" w:line="360" w:lineRule="auto"/>
        <w:ind w:firstLine="708"/>
        <w:jc w:val="both"/>
        <w:rPr>
          <w:rFonts w:eastAsia="Times New Roman" w:cs="Times New Roman"/>
          <w:kern w:val="0"/>
          <w:sz w:val="28"/>
          <w:szCs w:val="28"/>
          <w:lang w:eastAsia="es-MX"/>
          <w14:ligatures w14:val="none"/>
        </w:rPr>
      </w:pPr>
      <w:r w:rsidRPr="00FD166A">
        <w:rPr>
          <w:rFonts w:ascii="Aptos" w:hAnsi="Aptos" w:eastAsia="Times New Roman" w:cs="Times New Roman"/>
          <w:color w:val="222222"/>
          <w:kern w:val="0"/>
          <w:sz w:val="28"/>
          <w:szCs w:val="28"/>
          <w:lang w:eastAsia="es-MX"/>
          <w14:ligatures w14:val="none"/>
        </w:rPr>
        <w:t>–¡Nooooooooooooo! Soy apenas el primero de sus criados.</w:t>
      </w:r>
    </w:p>
    <w:p w:rsidR="00FD166A" w:rsidP="00FD166A" w:rsidRDefault="00FD166A" w14:paraId="032593DB" w14:textId="77777777">
      <w:pPr>
        <w:spacing w:after="0" w:line="360" w:lineRule="auto"/>
        <w:ind w:firstLine="708"/>
        <w:jc w:val="both"/>
        <w:rPr>
          <w:rFonts w:eastAsia="Times New Roman" w:cs="Times New Roman"/>
          <w:kern w:val="0"/>
          <w:sz w:val="28"/>
          <w:szCs w:val="28"/>
          <w:lang w:eastAsia="es-MX"/>
          <w14:ligatures w14:val="none"/>
        </w:rPr>
      </w:pPr>
      <w:r w:rsidRPr="00FD166A">
        <w:rPr>
          <w:rFonts w:ascii="Aptos" w:hAnsi="Aptos" w:eastAsia="Times New Roman" w:cs="Times New Roman"/>
          <w:color w:val="222222"/>
          <w:kern w:val="0"/>
          <w:sz w:val="28"/>
          <w:szCs w:val="28"/>
          <w:lang w:eastAsia="es-MX"/>
          <w14:ligatures w14:val="none"/>
        </w:rPr>
        <w:t>Apareció aún, todavía más terrible, el primo del monstruo, luego el tío, luego el hermano, luego el padre... El Dominio no llegó a aparecer. Debía ser tan tremendo, que ningún disfraz satisfizo probablemente a Gabriela, la cual, artista inconsciente, tuvo miedo de desilusionarnos si encontrábamos al Dominio inferior a nuestro espanto, y acertó con sus gradaciones ingeniosas a dejarnos suspenso el ánimo, llenos aún de la ansiedad de lo inesperado, con un mundo de conjeturas en la cabeza, conservando al personaje todo el enigmático prestigio que ella había sabido darle, y preguntándonos todavía una semana después, durante la cual en vano pedimos a la muchacha la repetición de la visita:</w:t>
      </w:r>
    </w:p>
    <w:p w:rsidR="00FD166A" w:rsidP="00FD166A" w:rsidRDefault="00FD166A" w14:paraId="1CC95953" w14:textId="77777777">
      <w:pPr>
        <w:spacing w:after="0" w:line="360" w:lineRule="auto"/>
        <w:ind w:firstLine="708"/>
        <w:jc w:val="both"/>
        <w:rPr>
          <w:rFonts w:eastAsia="Times New Roman" w:cs="Times New Roman"/>
          <w:kern w:val="0"/>
          <w:sz w:val="28"/>
          <w:szCs w:val="28"/>
          <w:lang w:eastAsia="es-MX"/>
          <w14:ligatures w14:val="none"/>
        </w:rPr>
      </w:pPr>
      <w:r w:rsidRPr="00FD166A">
        <w:rPr>
          <w:rFonts w:ascii="Aptos" w:hAnsi="Aptos" w:eastAsia="Times New Roman" w:cs="Times New Roman"/>
          <w:color w:val="222222"/>
          <w:kern w:val="0"/>
          <w:sz w:val="28"/>
          <w:szCs w:val="28"/>
          <w:lang w:eastAsia="es-MX"/>
          <w14:ligatures w14:val="none"/>
        </w:rPr>
        <w:t>–Si así eran sus criados y parientes, ¿cómo sería el Dominio del Canadá?</w:t>
      </w:r>
    </w:p>
    <w:p w:rsidR="00FD166A" w:rsidP="00FD166A" w:rsidRDefault="00FD166A" w14:paraId="0DD10274" w14:textId="77777777">
      <w:pPr>
        <w:spacing w:after="0" w:line="360" w:lineRule="auto"/>
        <w:jc w:val="both"/>
        <w:rPr>
          <w:rFonts w:ascii="Aptos" w:hAnsi="Aptos" w:eastAsia="Times New Roman" w:cs="Times New Roman"/>
          <w:color w:val="222222"/>
          <w:kern w:val="0"/>
          <w:sz w:val="28"/>
          <w:szCs w:val="28"/>
          <w:lang w:eastAsia="es-MX"/>
          <w14:ligatures w14:val="none"/>
        </w:rPr>
      </w:pPr>
    </w:p>
    <w:p w:rsidR="00FD166A" w:rsidP="00FD166A" w:rsidRDefault="00FD166A" w14:paraId="493AF32E" w14:textId="77777777">
      <w:pPr>
        <w:spacing w:after="0" w:line="360" w:lineRule="auto"/>
        <w:jc w:val="both"/>
        <w:rPr>
          <w:rFonts w:ascii="Aptos" w:hAnsi="Aptos" w:eastAsia="Times New Roman" w:cs="Times New Roman"/>
          <w:color w:val="222222"/>
          <w:kern w:val="0"/>
          <w:sz w:val="28"/>
          <w:szCs w:val="28"/>
          <w:lang w:eastAsia="es-MX"/>
          <w14:ligatures w14:val="none"/>
        </w:rPr>
      </w:pPr>
    </w:p>
    <w:p w:rsidR="00FD166A" w:rsidP="00FD166A" w:rsidRDefault="00FD166A" w14:paraId="2223A27C" w14:textId="71684C10">
      <w:pPr>
        <w:spacing w:after="0" w:line="360" w:lineRule="auto"/>
        <w:jc w:val="center"/>
        <w:rPr>
          <w:rFonts w:ascii="Aptos" w:hAnsi="Aptos" w:eastAsia="Times New Roman" w:cs="Times New Roman"/>
          <w:color w:val="222222"/>
          <w:kern w:val="0"/>
          <w:sz w:val="28"/>
          <w:szCs w:val="28"/>
          <w:lang w:eastAsia="es-MX"/>
          <w14:ligatures w14:val="none"/>
        </w:rPr>
      </w:pPr>
      <w:r w:rsidRPr="00FD166A">
        <w:rPr>
          <w:rFonts w:ascii="Aptos" w:hAnsi="Aptos" w:eastAsia="Times New Roman" w:cs="Times New Roman"/>
          <w:color w:val="222222"/>
          <w:kern w:val="0"/>
          <w:sz w:val="28"/>
          <w:szCs w:val="28"/>
          <w:lang w:eastAsia="es-MX"/>
          <w14:ligatures w14:val="none"/>
        </w:rPr>
        <w:t>II</w:t>
      </w:r>
    </w:p>
    <w:p w:rsidR="00FD166A" w:rsidP="00FD166A" w:rsidRDefault="00FD166A" w14:paraId="2CB64D1B" w14:textId="77777777">
      <w:pPr>
        <w:spacing w:after="0" w:line="360" w:lineRule="auto"/>
        <w:jc w:val="center"/>
        <w:rPr>
          <w:rFonts w:eastAsia="Times New Roman" w:cs="Times New Roman"/>
          <w:kern w:val="0"/>
          <w:sz w:val="28"/>
          <w:szCs w:val="28"/>
          <w:lang w:eastAsia="es-MX"/>
          <w14:ligatures w14:val="none"/>
        </w:rPr>
      </w:pPr>
    </w:p>
    <w:p w:rsidR="00FD166A" w:rsidP="00FD166A" w:rsidRDefault="00FD166A" w14:paraId="18A51E1E" w14:textId="77777777">
      <w:pPr>
        <w:spacing w:after="0" w:line="360" w:lineRule="auto"/>
        <w:jc w:val="both"/>
        <w:rPr>
          <w:rFonts w:eastAsia="Times New Roman" w:cs="Times New Roman"/>
          <w:kern w:val="0"/>
          <w:sz w:val="28"/>
          <w:szCs w:val="28"/>
          <w:lang w:eastAsia="es-MX"/>
          <w14:ligatures w14:val="none"/>
        </w:rPr>
      </w:pPr>
      <w:r w:rsidRPr="00FD166A">
        <w:rPr>
          <w:rFonts w:ascii="Aptos" w:hAnsi="Aptos" w:eastAsia="Times New Roman" w:cs="Times New Roman"/>
          <w:color w:val="222222"/>
          <w:kern w:val="0"/>
          <w:sz w:val="28"/>
          <w:szCs w:val="28"/>
          <w:lang w:eastAsia="es-MX"/>
          <w14:ligatures w14:val="none"/>
        </w:rPr>
        <w:t>–¡Ah!, mucho ha llovido y granizado desde entonces –añadió Luis–. Mi hermanita Gabriela murió, poco después, de una fiebre infecciosa, y, ¿qué quieren ustedes?, el torbellino de mi vida me ha hecho olvidarla. Sin embargo, basta que oiga o lea en cualquier parte esta designación geográfica: “El Dominio del Canadá”, para que mi vieja memoria me muestre con claridad deslumbradora la puerta misteriosa, el personaje terrible, el canapé verde en que doce criaturas se agrupaban asustadas, y la voz medrosa de Lolita exclamando:</w:t>
      </w:r>
    </w:p>
    <w:p w:rsidRPr="00FD166A" w:rsidR="002550FF" w:rsidP="00FD166A" w:rsidRDefault="1C048A85" w14:paraId="6E3FB767" w14:textId="07DA7A10">
      <w:pPr>
        <w:spacing w:after="0" w:line="360" w:lineRule="auto"/>
        <w:ind w:firstLine="708"/>
        <w:jc w:val="both"/>
        <w:rPr>
          <w:rFonts w:eastAsia="Times New Roman" w:cs="Times New Roman"/>
          <w:kern w:val="0"/>
          <w:sz w:val="28"/>
          <w:szCs w:val="28"/>
          <w:lang w:eastAsia="es-MX"/>
          <w14:ligatures w14:val="none"/>
        </w:rPr>
      </w:pPr>
      <w:r w:rsidRPr="00FD166A">
        <w:rPr>
          <w:rFonts w:ascii="Aptos" w:hAnsi="Aptos" w:eastAsia="Times New Roman" w:cs="Times New Roman"/>
          <w:color w:val="222222"/>
          <w:kern w:val="0"/>
          <w:sz w:val="28"/>
          <w:szCs w:val="28"/>
          <w:lang w:eastAsia="es-MX"/>
          <w14:ligatures w14:val="none"/>
        </w:rPr>
        <w:t>–Si así son sus criados, ¿cómo será el Dominio del Canadá?</w:t>
      </w:r>
    </w:p>
    <w:p w:rsidR="4348C004" w:rsidP="4348C004" w:rsidRDefault="4348C004" w14:paraId="6519EE1B" w14:textId="092C3AA2">
      <w:pPr>
        <w:spacing w:after="0" w:line="360" w:lineRule="auto"/>
        <w:ind w:firstLine="708"/>
        <w:jc w:val="both"/>
        <w:rPr>
          <w:rFonts w:ascii="Aptos" w:hAnsi="Aptos" w:eastAsia="Times New Roman" w:cs="Times New Roman"/>
          <w:color w:val="222222"/>
          <w:sz w:val="28"/>
          <w:szCs w:val="28"/>
          <w:lang w:eastAsia="es-MX"/>
        </w:rPr>
      </w:pPr>
    </w:p>
    <w:p w:rsidR="4348C004" w:rsidP="4348C004" w:rsidRDefault="4348C004" w14:paraId="2C334230" w14:textId="2228F380">
      <w:pPr>
        <w:spacing w:after="0" w:line="360" w:lineRule="auto"/>
        <w:ind w:firstLine="708"/>
        <w:jc w:val="both"/>
        <w:rPr>
          <w:rFonts w:ascii="Aptos" w:hAnsi="Aptos" w:eastAsia="Times New Roman" w:cs="Times New Roman"/>
          <w:color w:val="222222"/>
          <w:sz w:val="28"/>
          <w:szCs w:val="28"/>
          <w:lang w:eastAsia="es-MX"/>
        </w:rPr>
      </w:pPr>
    </w:p>
    <w:p w:rsidR="4348C004" w:rsidP="4348C004" w:rsidRDefault="4348C004" w14:paraId="4BCB90FF" w14:textId="0155DEC1">
      <w:pPr>
        <w:spacing w:after="0" w:line="360" w:lineRule="auto"/>
        <w:ind w:firstLine="708"/>
        <w:jc w:val="both"/>
        <w:rPr>
          <w:rFonts w:ascii="Aptos" w:hAnsi="Aptos" w:eastAsia="Times New Roman" w:cs="Times New Roman"/>
          <w:color w:val="222222"/>
          <w:sz w:val="28"/>
          <w:szCs w:val="28"/>
          <w:lang w:eastAsia="es-MX"/>
        </w:rPr>
      </w:pPr>
    </w:p>
    <w:p w:rsidR="4348C004" w:rsidP="4348C004" w:rsidRDefault="4348C004" w14:paraId="33863C14" w14:textId="54CFD846">
      <w:pPr>
        <w:spacing w:after="0" w:line="360" w:lineRule="auto"/>
        <w:ind w:firstLine="708"/>
        <w:jc w:val="both"/>
        <w:rPr>
          <w:rFonts w:ascii="Aptos" w:hAnsi="Aptos" w:eastAsia="Times New Roman" w:cs="Times New Roman"/>
          <w:color w:val="222222"/>
          <w:sz w:val="28"/>
          <w:szCs w:val="28"/>
          <w:lang w:eastAsia="es-MX"/>
        </w:rPr>
      </w:pPr>
    </w:p>
    <w:p w:rsidR="4348C004" w:rsidP="4348C004" w:rsidRDefault="4348C004" w14:paraId="4FE9B9CD" w14:textId="25CB4437">
      <w:pPr>
        <w:spacing w:after="0" w:line="360" w:lineRule="auto"/>
        <w:ind w:firstLine="708"/>
        <w:jc w:val="both"/>
        <w:rPr>
          <w:rFonts w:ascii="Aptos" w:hAnsi="Aptos" w:eastAsia="Times New Roman" w:cs="Times New Roman"/>
          <w:color w:val="222222"/>
          <w:sz w:val="28"/>
          <w:szCs w:val="28"/>
          <w:lang w:eastAsia="es-MX"/>
        </w:rPr>
      </w:pPr>
    </w:p>
    <w:p w:rsidR="4348C004" w:rsidP="4348C004" w:rsidRDefault="4348C004" w14:paraId="57A6E354" w14:textId="1DE38A39">
      <w:pPr>
        <w:spacing w:after="0" w:line="360" w:lineRule="auto"/>
        <w:ind w:firstLine="708"/>
        <w:jc w:val="both"/>
        <w:rPr>
          <w:rFonts w:ascii="Aptos" w:hAnsi="Aptos" w:eastAsia="Times New Roman" w:cs="Times New Roman"/>
          <w:color w:val="222222"/>
          <w:sz w:val="28"/>
          <w:szCs w:val="28"/>
          <w:lang w:eastAsia="es-MX"/>
        </w:rPr>
      </w:pPr>
    </w:p>
    <w:p w:rsidR="4348C004" w:rsidP="4348C004" w:rsidRDefault="4348C004" w14:paraId="7C260E1E" w14:textId="7C52E5F0">
      <w:pPr>
        <w:spacing w:after="0" w:line="360" w:lineRule="auto"/>
        <w:ind w:firstLine="708"/>
        <w:jc w:val="both"/>
        <w:rPr>
          <w:rFonts w:ascii="Aptos" w:hAnsi="Aptos" w:eastAsia="Times New Roman" w:cs="Times New Roman"/>
          <w:color w:val="222222"/>
          <w:sz w:val="28"/>
          <w:szCs w:val="28"/>
          <w:lang w:eastAsia="es-MX"/>
        </w:rPr>
      </w:pPr>
    </w:p>
    <w:p w:rsidR="4348C004" w:rsidP="4348C004" w:rsidRDefault="4348C004" w14:paraId="392659C0" w14:textId="3BCCB93D">
      <w:pPr>
        <w:spacing w:after="0" w:line="360" w:lineRule="auto"/>
        <w:ind w:firstLine="708"/>
        <w:jc w:val="both"/>
        <w:rPr>
          <w:rFonts w:ascii="Aptos" w:hAnsi="Aptos" w:eastAsia="Times New Roman" w:cs="Times New Roman"/>
          <w:color w:val="222222"/>
          <w:sz w:val="28"/>
          <w:szCs w:val="28"/>
          <w:lang w:eastAsia="es-MX"/>
        </w:rPr>
      </w:pPr>
    </w:p>
    <w:p w:rsidR="4348C004" w:rsidP="4348C004" w:rsidRDefault="4348C004" w14:paraId="1EE7B7D9" w14:textId="0746DD90">
      <w:pPr>
        <w:spacing w:after="0" w:line="360" w:lineRule="auto"/>
        <w:ind w:firstLine="708"/>
        <w:jc w:val="both"/>
        <w:rPr>
          <w:rFonts w:ascii="Aptos" w:hAnsi="Aptos" w:eastAsia="Times New Roman" w:cs="Times New Roman"/>
          <w:color w:val="222222"/>
          <w:sz w:val="28"/>
          <w:szCs w:val="28"/>
          <w:lang w:eastAsia="es-MX"/>
        </w:rPr>
      </w:pPr>
    </w:p>
    <w:p w:rsidR="4348C004" w:rsidP="4348C004" w:rsidRDefault="4348C004" w14:paraId="465CDE13" w14:textId="13A1C501">
      <w:pPr>
        <w:spacing w:after="0" w:line="360" w:lineRule="auto"/>
        <w:ind w:firstLine="708"/>
        <w:jc w:val="both"/>
        <w:rPr>
          <w:rFonts w:ascii="Aptos" w:hAnsi="Aptos" w:eastAsia="Times New Roman" w:cs="Times New Roman"/>
          <w:color w:val="222222"/>
          <w:sz w:val="28"/>
          <w:szCs w:val="28"/>
          <w:lang w:eastAsia="es-MX"/>
        </w:rPr>
      </w:pPr>
    </w:p>
    <w:p w:rsidR="4348C004" w:rsidP="4348C004" w:rsidRDefault="4348C004" w14:paraId="4A08F851" w14:textId="40B07DD4">
      <w:pPr>
        <w:spacing w:after="0" w:line="360" w:lineRule="auto"/>
        <w:ind w:firstLine="708"/>
        <w:jc w:val="both"/>
        <w:rPr>
          <w:rFonts w:ascii="Aptos" w:hAnsi="Aptos" w:eastAsia="Times New Roman" w:cs="Times New Roman"/>
          <w:color w:val="222222"/>
          <w:sz w:val="28"/>
          <w:szCs w:val="28"/>
          <w:lang w:eastAsia="es-MX"/>
        </w:rPr>
      </w:pPr>
    </w:p>
    <w:p w:rsidR="290C9EFA" w:rsidP="4348C004" w:rsidRDefault="290C9EFA" w14:paraId="6FE1AA9C" w14:textId="68458EB6">
      <w:pPr>
        <w:spacing w:after="0" w:line="360" w:lineRule="auto"/>
        <w:jc w:val="center"/>
        <w:rPr>
          <w:rFonts w:ascii="Aptos" w:hAnsi="Aptos" w:eastAsia="Aptos" w:cs="Aptos"/>
          <w:color w:val="000000" w:themeColor="text1"/>
          <w:sz w:val="28"/>
          <w:szCs w:val="28"/>
        </w:rPr>
      </w:pPr>
      <w:r w:rsidRPr="4348C004">
        <w:rPr>
          <w:rFonts w:ascii="Aptos" w:hAnsi="Aptos" w:eastAsia="Aptos" w:cs="Aptos"/>
          <w:b/>
          <w:bCs/>
          <w:color w:val="000000" w:themeColor="text1"/>
          <w:sz w:val="28"/>
          <w:szCs w:val="28"/>
        </w:rPr>
        <w:t>El vampiro</w:t>
      </w:r>
    </w:p>
    <w:p w:rsidR="4348C004" w:rsidP="4348C004" w:rsidRDefault="4348C004" w14:paraId="5147AD98" w14:textId="4BBBF2A1">
      <w:pPr>
        <w:spacing w:after="0" w:line="360" w:lineRule="auto"/>
        <w:jc w:val="both"/>
        <w:rPr>
          <w:rFonts w:ascii="Aptos" w:hAnsi="Aptos" w:eastAsia="Aptos" w:cs="Aptos"/>
          <w:color w:val="000000" w:themeColor="text1"/>
          <w:sz w:val="28"/>
          <w:szCs w:val="28"/>
        </w:rPr>
      </w:pPr>
    </w:p>
    <w:p w:rsidR="290C9EFA" w:rsidP="74FD92E1" w:rsidRDefault="7610B6D3" w14:paraId="6B49B33C" w14:textId="3342BB64">
      <w:pPr>
        <w:spacing w:after="0" w:line="360" w:lineRule="auto"/>
        <w:jc w:val="center"/>
        <w:rPr>
          <w:rFonts w:ascii="Aptos" w:hAnsi="Aptos" w:eastAsia="Aptos" w:cs="Aptos"/>
          <w:color w:val="000000" w:themeColor="text1"/>
          <w:sz w:val="28"/>
          <w:szCs w:val="28"/>
        </w:rPr>
      </w:pPr>
      <w:r w:rsidRPr="74FD92E1">
        <w:rPr>
          <w:rFonts w:ascii="Aptos" w:hAnsi="Aptos" w:eastAsia="Aptos" w:cs="Aptos"/>
          <w:color w:val="000000" w:themeColor="text1"/>
          <w:sz w:val="28"/>
          <w:szCs w:val="28"/>
        </w:rPr>
        <w:t>Alejandro Cueva</w:t>
      </w:r>
      <w:r w:rsidRPr="74FD92E1" w:rsidR="5D867208">
        <w:rPr>
          <w:rFonts w:ascii="Aptos" w:hAnsi="Aptos" w:eastAsia="Aptos" w:cs="Aptos"/>
          <w:color w:val="000000" w:themeColor="text1"/>
          <w:sz w:val="28"/>
          <w:szCs w:val="28"/>
        </w:rPr>
        <w:t>s</w:t>
      </w:r>
    </w:p>
    <w:p w:rsidR="4348C004" w:rsidP="4348C004" w:rsidRDefault="4348C004" w14:paraId="3826EA9D" w14:textId="61F2C9FE">
      <w:pPr>
        <w:spacing w:after="0" w:line="360" w:lineRule="auto"/>
        <w:jc w:val="both"/>
        <w:rPr>
          <w:rFonts w:ascii="Aptos" w:hAnsi="Aptos" w:eastAsia="Aptos" w:cs="Aptos"/>
          <w:color w:val="000000" w:themeColor="text1"/>
          <w:sz w:val="28"/>
          <w:szCs w:val="28"/>
        </w:rPr>
      </w:pPr>
    </w:p>
    <w:p w:rsidR="290C9EFA" w:rsidP="4348C004" w:rsidRDefault="290C9EFA" w14:paraId="53C7F5F6" w14:textId="63719A31">
      <w:pPr>
        <w:spacing w:after="0" w:line="360" w:lineRule="auto"/>
        <w:jc w:val="both"/>
        <w:rPr>
          <w:rFonts w:ascii="Aptos" w:hAnsi="Aptos" w:eastAsia="Aptos" w:cs="Aptos"/>
          <w:color w:val="000000" w:themeColor="text1"/>
          <w:sz w:val="28"/>
          <w:szCs w:val="28"/>
        </w:rPr>
      </w:pPr>
      <w:r w:rsidRPr="2485F878" w:rsidR="290C9EFA">
        <w:rPr>
          <w:rFonts w:ascii="Aptos" w:hAnsi="Aptos" w:eastAsia="Aptos" w:cs="Aptos"/>
          <w:color w:val="000000" w:themeColor="text1" w:themeTint="FF" w:themeShade="FF"/>
          <w:sz w:val="28"/>
          <w:szCs w:val="28"/>
        </w:rPr>
        <w:t>Era mi buen padr</w:t>
      </w:r>
      <w:r w:rsidRPr="2485F878" w:rsidR="290C9EFA">
        <w:rPr>
          <w:rFonts w:ascii="Aptos" w:hAnsi="Aptos" w:eastAsia="Aptos" w:cs="Aptos"/>
          <w:color w:val="000000" w:themeColor="text1" w:themeTint="FF" w:themeShade="FF"/>
          <w:sz w:val="28"/>
          <w:szCs w:val="28"/>
        </w:rPr>
        <w:t>e h</w:t>
      </w:r>
      <w:r w:rsidRPr="2485F878" w:rsidR="290C9EFA">
        <w:rPr>
          <w:rFonts w:ascii="Aptos" w:hAnsi="Aptos" w:eastAsia="Aptos" w:cs="Aptos"/>
          <w:color w:val="000000" w:themeColor="text1" w:themeTint="FF" w:themeShade="FF"/>
          <w:sz w:val="28"/>
          <w:szCs w:val="28"/>
        </w:rPr>
        <w:t>ombre de carácter apacible y d</w:t>
      </w:r>
      <w:r w:rsidRPr="2485F878" w:rsidR="290C9EFA">
        <w:rPr>
          <w:rFonts w:ascii="Aptos" w:hAnsi="Aptos" w:eastAsia="Aptos" w:cs="Aptos"/>
          <w:color w:val="000000" w:themeColor="text1" w:themeTint="FF" w:themeShade="FF"/>
          <w:sz w:val="28"/>
          <w:szCs w:val="28"/>
        </w:rPr>
        <w:t>ébil, misá</w:t>
      </w:r>
      <w:r w:rsidRPr="2485F878" w:rsidR="290C9EFA">
        <w:rPr>
          <w:rFonts w:ascii="Aptos" w:hAnsi="Aptos" w:eastAsia="Aptos" w:cs="Aptos"/>
          <w:color w:val="000000" w:themeColor="text1" w:themeTint="FF" w:themeShade="FF"/>
          <w:sz w:val="28"/>
          <w:szCs w:val="28"/>
        </w:rPr>
        <w:t xml:space="preserve">ntropo, sombrío, taciturno y meditabundo, cuyos cuarenta y cinco años parecían aumentados por una vejez prematura; los golpes de la adversidad, sin duda, </w:t>
      </w:r>
      <w:r w:rsidRPr="2485F878" w:rsidR="290C9EFA">
        <w:rPr>
          <w:rFonts w:ascii="Aptos" w:hAnsi="Aptos" w:eastAsia="Aptos" w:cs="Aptos"/>
          <w:color w:val="000000" w:themeColor="text1" w:themeTint="FF" w:themeShade="FF"/>
          <w:sz w:val="28"/>
          <w:szCs w:val="28"/>
        </w:rPr>
        <w:t>habíanle</w:t>
      </w:r>
      <w:r w:rsidRPr="2485F878" w:rsidR="290C9EFA">
        <w:rPr>
          <w:rFonts w:ascii="Aptos" w:hAnsi="Aptos" w:eastAsia="Aptos" w:cs="Aptos"/>
          <w:color w:val="000000" w:themeColor="text1" w:themeTint="FF" w:themeShade="FF"/>
          <w:sz w:val="28"/>
          <w:szCs w:val="28"/>
        </w:rPr>
        <w:t xml:space="preserve"> encanecido trazando a la vez, en su rostro descolorido, surcos profundos; de corta estatura, su cuerpo ancho revelaba una complexión robusta y una obesidad anterior, modificadas por padecimientos morales. Cifraba en mí, su hijo único, un amor infinito, una ternura duplicada por la falta del afecto maternal del que, al nacer, me privó la fiebre del puerperio, implacable y despiadada, que llevó a la joven esposa al fondo de su sarcófago.</w:t>
      </w:r>
    </w:p>
    <w:p w:rsidR="290C9EFA" w:rsidP="4348C004" w:rsidRDefault="290C9EFA" w14:paraId="082C2613" w14:textId="2C4D56CF">
      <w:pPr>
        <w:spacing w:after="0" w:line="360" w:lineRule="auto"/>
        <w:ind w:firstLine="708"/>
        <w:jc w:val="both"/>
        <w:rPr>
          <w:rFonts w:ascii="Aptos" w:hAnsi="Aptos" w:eastAsia="Aptos" w:cs="Aptos"/>
          <w:color w:val="000000" w:themeColor="text1"/>
          <w:sz w:val="28"/>
          <w:szCs w:val="28"/>
        </w:rPr>
      </w:pPr>
      <w:r w:rsidRPr="4348C004">
        <w:rPr>
          <w:rFonts w:ascii="Aptos" w:hAnsi="Aptos" w:eastAsia="Aptos" w:cs="Aptos"/>
          <w:color w:val="000000" w:themeColor="text1"/>
          <w:sz w:val="28"/>
          <w:szCs w:val="28"/>
        </w:rPr>
        <w:t>De mi pobre madre, quedóme sólo un retrato: un cuadro de gran tamaño pintado al óleo y encerrado en un ancho marco cuyo dorado maltrecho acusaba, como los fragmentos desprendidos y faltos de la pasta moldeada, el maltrato de acarreadores y mudanzas. Era un lienzo valioso, una obra de arte verdadero: la escultural figura de una mujer de veintidós años, fresca y rozagante, de mirada llena de animación e inteligencia y sonrisa impregnada de dulzura y gracia, se destacaba sobre un fondo de vegetación otoñal, una arboleda por cuyo ramaje penetraban los rayos del sol, de cuyos ardores defendía a la dama una pequeña sombrilla de seda roja sostenida por la diestra aristocrática que se apoyaba a la orilla del escote, sobre el hermoso busto cubierto por el corpiño de blanco raso, del que las abiertas mangas perdidas dejaban asomar dos torneados y mórbidos brazos, y de cuya cintura delgada rebosaba albeante el sedoso globo abullonado de la falda que descendía en amplios, blanquísimos y artísticos pliegues sobre la arena de la glorieta bordeada por alineadas matas de rosales en flor. La rubia cabellera flotando ondulosa a los lados del lindo rostro y recogida hacia atrás, el semblante bellísimo, el marfilino cuello del que pendía un bejuco de oro, los hombros y el suave y elevado pecho, surgían bañados por la encendida tinta transparente que tomaba la luz al atravesar la delicada tela del minúsculo quitasol, haciendo palidecer por el contraste, la abierta rosa de Castilla que oprimían los delgados dedos de la izquierda.</w:t>
      </w:r>
    </w:p>
    <w:p w:rsidR="290C9EFA" w:rsidP="4348C004" w:rsidRDefault="290C9EFA" w14:paraId="7765EB6D" w14:textId="23E6B602">
      <w:pPr>
        <w:spacing w:after="0" w:line="360" w:lineRule="auto"/>
        <w:ind w:firstLine="708"/>
        <w:jc w:val="both"/>
        <w:rPr>
          <w:rFonts w:ascii="Aptos" w:hAnsi="Aptos" w:eastAsia="Aptos" w:cs="Aptos"/>
          <w:color w:val="000000" w:themeColor="text1"/>
          <w:sz w:val="28"/>
          <w:szCs w:val="28"/>
        </w:rPr>
      </w:pPr>
      <w:r w:rsidRPr="4348C004">
        <w:rPr>
          <w:rFonts w:ascii="Aptos" w:hAnsi="Aptos" w:eastAsia="Aptos" w:cs="Aptos"/>
          <w:color w:val="000000" w:themeColor="text1"/>
          <w:sz w:val="28"/>
          <w:szCs w:val="28"/>
        </w:rPr>
        <w:t>Cuando mi padre contemplaba conmigo este cuadro, esparcíase en su fisonomía una nube de tristeza, inyectábanse las conjuntivas de sus ojos llenos de lágrimas bajo las cejas contraídas por una expresión de dolorosa remembranza, sus labios comprimían el sollozo, y su mano, trémula de emoción, acariciaba los bucles de mi cabellera infantil, concluyendo por atraerme dulcemente sobre su pecho, donde me conservaba abrazado estrecha y largamente, en un silencio que yo respetaba, impresionado vivamente por aquel dolor grande y mudo.</w:t>
      </w:r>
    </w:p>
    <w:p w:rsidR="290C9EFA" w:rsidP="7BAD06AF" w:rsidRDefault="290C9EFA" w14:paraId="55BF315D" w14:textId="1DCF9783">
      <w:pPr>
        <w:spacing w:after="0" w:line="360" w:lineRule="auto"/>
        <w:ind w:firstLine="708"/>
        <w:jc w:val="both"/>
        <w:rPr>
          <w:rFonts w:ascii="Aptos" w:hAnsi="Aptos" w:eastAsia="Aptos" w:cs="Aptos"/>
          <w:color w:val="000000" w:themeColor="text1"/>
          <w:sz w:val="28"/>
          <w:szCs w:val="28"/>
        </w:rPr>
      </w:pPr>
      <w:r w:rsidRPr="2485F878" w:rsidR="290C9EFA">
        <w:rPr>
          <w:rFonts w:ascii="Aptos" w:hAnsi="Aptos" w:eastAsia="Aptos" w:cs="Aptos"/>
          <w:color w:val="000000" w:themeColor="text1" w:themeTint="FF" w:themeShade="FF"/>
          <w:sz w:val="28"/>
          <w:szCs w:val="28"/>
        </w:rPr>
        <w:t>Vivíamos en calle céntrica</w:t>
      </w:r>
      <w:r w:rsidRPr="2485F878" w:rsidR="340DD163">
        <w:rPr>
          <w:rFonts w:ascii="Aptos" w:hAnsi="Aptos" w:eastAsia="Aptos" w:cs="Aptos"/>
          <w:color w:val="000000" w:themeColor="text1" w:themeTint="FF" w:themeShade="FF"/>
          <w:sz w:val="28"/>
          <w:szCs w:val="28"/>
        </w:rPr>
        <w:t>,</w:t>
      </w:r>
      <w:r w:rsidRPr="2485F878" w:rsidR="290C9EFA">
        <w:rPr>
          <w:rFonts w:ascii="Aptos" w:hAnsi="Aptos" w:eastAsia="Aptos" w:cs="Aptos"/>
          <w:color w:val="000000" w:themeColor="text1" w:themeTint="FF" w:themeShade="FF"/>
          <w:sz w:val="28"/>
          <w:szCs w:val="28"/>
        </w:rPr>
        <w:t xml:space="preserve"> </w:t>
      </w:r>
      <w:commentRangeStart w:id="38"/>
      <w:commentRangeStart w:id="39"/>
      <w:r w:rsidRPr="2485F878" w:rsidR="290C9EFA">
        <w:rPr>
          <w:rFonts w:ascii="Aptos" w:hAnsi="Aptos" w:eastAsia="Aptos" w:cs="Aptos"/>
          <w:color w:val="000000" w:themeColor="text1" w:themeTint="FF" w:themeShade="FF"/>
          <w:sz w:val="28"/>
          <w:szCs w:val="28"/>
        </w:rPr>
        <w:t>pero</w:t>
      </w:r>
      <w:commentRangeEnd w:id="38"/>
      <w:r>
        <w:rPr>
          <w:rStyle w:val="CommentReference"/>
        </w:rPr>
        <w:commentReference w:id="38"/>
      </w:r>
      <w:commentRangeEnd w:id="39"/>
      <w:r>
        <w:rPr>
          <w:rStyle w:val="CommentReference"/>
        </w:rPr>
        <w:commentReference w:id="39"/>
      </w:r>
      <w:r w:rsidRPr="2485F878" w:rsidR="290C9EFA">
        <w:rPr>
          <w:rFonts w:ascii="Aptos" w:hAnsi="Aptos" w:eastAsia="Aptos" w:cs="Aptos"/>
          <w:color w:val="000000" w:themeColor="text1" w:themeTint="FF" w:themeShade="FF"/>
          <w:sz w:val="28"/>
          <w:szCs w:val="28"/>
        </w:rPr>
        <w:t xml:space="preserve"> poco transitada, en una casita pequeña, antigua construcción de fachada de tezontle y mochetas de cantería talladas en almohadillados en sus puertas y balcones asimétricos e irregulares, y en la azotea, en el centro, como remate del edificio, había un nicho de piedra con la descabezada escultura de un San Cristóbal que, por milagro evidente y apoyado en el tronco de árbol que le servía de bastón, sostenía acéfalo su santa carga. Franqueando el umbral del </w:t>
      </w:r>
      <w:r w:rsidRPr="2485F878" w:rsidR="780F0139">
        <w:rPr>
          <w:rFonts w:ascii="Aptos" w:hAnsi="Aptos" w:eastAsia="Aptos" w:cs="Aptos"/>
          <w:color w:val="000000" w:themeColor="text1" w:themeTint="FF" w:themeShade="FF"/>
          <w:sz w:val="28"/>
          <w:szCs w:val="28"/>
        </w:rPr>
        <w:t>zaguán</w:t>
      </w:r>
      <w:r w:rsidRPr="2485F878" w:rsidR="290C9EFA">
        <w:rPr>
          <w:rFonts w:ascii="Aptos" w:hAnsi="Aptos" w:eastAsia="Aptos" w:cs="Aptos"/>
          <w:color w:val="000000" w:themeColor="text1" w:themeTint="FF" w:themeShade="FF"/>
          <w:sz w:val="28"/>
          <w:szCs w:val="28"/>
        </w:rPr>
        <w:t xml:space="preserve"> de gruesas puertas apolilladas bajo la pintura de almagre y cochambre que las cubría y montadas sobre chirriantes chumaceras, atravesando el cubo o vestíbulo, se hallaba uno en el patiecillo empapado por el escape de la gastada bomba, al pie de la escalera de torcido barandal de hierro, toscamente forjado, y de escalones desiguales y vencidos hechos de lo</w:t>
      </w:r>
      <w:r w:rsidRPr="2485F878" w:rsidR="1D96D190">
        <w:rPr>
          <w:rFonts w:ascii="Aptos" w:hAnsi="Aptos" w:eastAsia="Aptos" w:cs="Aptos"/>
          <w:color w:val="000000" w:themeColor="text1" w:themeTint="FF" w:themeShade="FF"/>
          <w:sz w:val="28"/>
          <w:szCs w:val="28"/>
        </w:rPr>
        <w:t>s</w:t>
      </w:r>
      <w:r w:rsidRPr="2485F878" w:rsidR="290C9EFA">
        <w:rPr>
          <w:rFonts w:ascii="Aptos" w:hAnsi="Aptos" w:eastAsia="Aptos" w:cs="Aptos"/>
          <w:color w:val="000000" w:themeColor="text1" w:themeTint="FF" w:themeShade="FF"/>
          <w:sz w:val="28"/>
          <w:szCs w:val="28"/>
        </w:rPr>
        <w:t>as desgastadas y despostilladas</w:t>
      </w:r>
      <w:commentRangeStart w:id="40"/>
      <w:r w:rsidRPr="2485F878" w:rsidR="290C9EFA">
        <w:rPr>
          <w:rFonts w:ascii="Aptos" w:hAnsi="Aptos" w:eastAsia="Aptos" w:cs="Aptos"/>
          <w:color w:val="000000" w:themeColor="text1" w:themeTint="FF" w:themeShade="FF"/>
          <w:sz w:val="28"/>
          <w:szCs w:val="28"/>
        </w:rPr>
        <w:t>,</w:t>
      </w:r>
      <w:commentRangeEnd w:id="40"/>
      <w:r>
        <w:rPr>
          <w:rStyle w:val="CommentReference"/>
        </w:rPr>
        <w:commentReference w:id="40"/>
      </w:r>
      <w:r w:rsidRPr="2485F878" w:rsidR="290C9EFA">
        <w:rPr>
          <w:rFonts w:ascii="Aptos" w:hAnsi="Aptos" w:eastAsia="Aptos" w:cs="Aptos"/>
          <w:color w:val="000000" w:themeColor="text1" w:themeTint="FF" w:themeShade="FF"/>
          <w:sz w:val="28"/>
          <w:szCs w:val="28"/>
        </w:rPr>
        <w:t xml:space="preserve"> la que, ofreciendo en su mitad un descansillo, </w:t>
      </w:r>
      <w:r w:rsidRPr="2485F878" w:rsidR="290C9EFA">
        <w:rPr>
          <w:rFonts w:ascii="Aptos" w:hAnsi="Aptos" w:eastAsia="Aptos" w:cs="Aptos"/>
          <w:color w:val="000000" w:themeColor="text1" w:themeTint="FF" w:themeShade="FF"/>
          <w:sz w:val="28"/>
          <w:szCs w:val="28"/>
        </w:rPr>
        <w:t>torcíase</w:t>
      </w:r>
      <w:r w:rsidRPr="2485F878" w:rsidR="290C9EFA">
        <w:rPr>
          <w:rFonts w:ascii="Aptos" w:hAnsi="Aptos" w:eastAsia="Aptos" w:cs="Aptos"/>
          <w:color w:val="000000" w:themeColor="text1" w:themeTint="FF" w:themeShade="FF"/>
          <w:sz w:val="28"/>
          <w:szCs w:val="28"/>
        </w:rPr>
        <w:t xml:space="preserve"> para formar su segundo tramo que daba a la puerta de nuestra </w:t>
      </w:r>
      <w:r w:rsidRPr="2485F878" w:rsidR="290C9EFA">
        <w:rPr>
          <w:rFonts w:ascii="Aptos" w:hAnsi="Aptos" w:eastAsia="Aptos" w:cs="Aptos"/>
          <w:color w:val="000000" w:themeColor="text1" w:themeTint="FF" w:themeShade="FF"/>
          <w:sz w:val="28"/>
          <w:szCs w:val="28"/>
        </w:rPr>
        <w:t>antesalita</w:t>
      </w:r>
      <w:r w:rsidRPr="2485F878" w:rsidR="290C9EFA">
        <w:rPr>
          <w:rFonts w:ascii="Aptos" w:hAnsi="Aptos" w:eastAsia="Aptos" w:cs="Aptos"/>
          <w:color w:val="000000" w:themeColor="text1" w:themeTint="FF" w:themeShade="FF"/>
          <w:sz w:val="28"/>
          <w:szCs w:val="28"/>
        </w:rPr>
        <w:t xml:space="preserve"> con su alfombra de yute, su medio ajuar tapizado de tejido de cerda y su espejo de </w:t>
      </w:r>
      <w:r w:rsidRPr="2485F878" w:rsidR="290C9EFA">
        <w:rPr>
          <w:rFonts w:ascii="Aptos" w:hAnsi="Aptos" w:eastAsia="Aptos" w:cs="Aptos"/>
          <w:color w:val="000000" w:themeColor="text1" w:themeTint="FF" w:themeShade="FF"/>
          <w:sz w:val="28"/>
          <w:szCs w:val="28"/>
        </w:rPr>
        <w:t>marmajada</w:t>
      </w:r>
      <w:r w:rsidRPr="2485F878" w:rsidR="290C9EFA">
        <w:rPr>
          <w:rFonts w:ascii="Aptos" w:hAnsi="Aptos" w:eastAsia="Aptos" w:cs="Aptos"/>
          <w:color w:val="000000" w:themeColor="text1" w:themeTint="FF" w:themeShade="FF"/>
          <w:sz w:val="28"/>
          <w:szCs w:val="28"/>
        </w:rPr>
        <w:t xml:space="preserve"> luna, sujeta por un marco de madera blanca que asomaba indiscreta bajo el disfraz de la tierra de </w:t>
      </w:r>
      <w:r w:rsidRPr="2485F878" w:rsidR="290C9EFA">
        <w:rPr>
          <w:rFonts w:ascii="Aptos" w:hAnsi="Aptos" w:eastAsia="Aptos" w:cs="Aptos"/>
          <w:color w:val="000000" w:themeColor="text1" w:themeTint="FF" w:themeShade="FF"/>
          <w:sz w:val="28"/>
          <w:szCs w:val="28"/>
        </w:rPr>
        <w:t>Cassell</w:t>
      </w:r>
      <w:r w:rsidRPr="2485F878" w:rsidR="290C9EFA">
        <w:rPr>
          <w:rFonts w:ascii="Aptos" w:hAnsi="Aptos" w:eastAsia="Aptos" w:cs="Aptos"/>
          <w:color w:val="000000" w:themeColor="text1" w:themeTint="FF" w:themeShade="FF"/>
          <w:sz w:val="28"/>
          <w:szCs w:val="28"/>
        </w:rPr>
        <w:t xml:space="preserve"> con que se había tratado de hacerla pasar por nogal finísimo.</w:t>
      </w:r>
    </w:p>
    <w:p w:rsidR="290C9EFA" w:rsidP="4348C004" w:rsidRDefault="290C9EFA" w14:paraId="66DA22CD" w14:textId="71526C5F">
      <w:pPr>
        <w:spacing w:after="0" w:line="360" w:lineRule="auto"/>
        <w:ind w:firstLine="708"/>
        <w:jc w:val="both"/>
        <w:rPr>
          <w:rFonts w:ascii="Aptos" w:hAnsi="Aptos" w:eastAsia="Aptos" w:cs="Aptos"/>
          <w:color w:val="000000" w:themeColor="text1"/>
          <w:sz w:val="28"/>
          <w:szCs w:val="28"/>
        </w:rPr>
      </w:pPr>
      <w:r w:rsidRPr="7BAD06AF">
        <w:rPr>
          <w:rFonts w:ascii="Aptos" w:hAnsi="Aptos" w:eastAsia="Aptos" w:cs="Aptos"/>
          <w:color w:val="000000" w:themeColor="text1"/>
          <w:sz w:val="28"/>
          <w:szCs w:val="28"/>
        </w:rPr>
        <w:t xml:space="preserve">La pieza principal de la casa era el despacho de mi padre, contiguo a una salita que con la antesala comunicaba, dando ésta igualmente acceso a la recámara donde dormíamos, y de la que se pasaba a un reducido comedor que separaba de la cocina un corredor angosto tendido sobre el tramo inferior de la escalera. La puerta y la ventana de la cocina tomaban su luz y ventilación de una azotehuela donde, bajo una escalera de tosco palo viejo que conducía a la azotea, se hallaba el lavadero inmediato a un cuartito de criadas; finalmente, en dicha azotea había un desván o cuarto destinado a guardar muebles y enseres de </w:t>
      </w:r>
      <w:commentRangeStart w:id="41"/>
      <w:commentRangeStart w:id="42"/>
      <w:r w:rsidRPr="7BAD06AF">
        <w:rPr>
          <w:rFonts w:ascii="Aptos" w:hAnsi="Aptos" w:eastAsia="Aptos" w:cs="Aptos"/>
          <w:color w:val="000000" w:themeColor="text1"/>
          <w:sz w:val="28"/>
          <w:szCs w:val="28"/>
        </w:rPr>
        <w:t>desecho</w:t>
      </w:r>
      <w:commentRangeEnd w:id="41"/>
      <w:r w:rsidRPr="7BAD06AF">
        <w:rPr>
          <w:rStyle w:val="CommentReference"/>
          <w:rFonts w:ascii="Aptos" w:hAnsi="Aptos" w:eastAsia="Aptos" w:cs="Aptos"/>
          <w:color w:val="000000" w:themeColor="text1"/>
          <w:sz w:val="28"/>
          <w:szCs w:val="28"/>
        </w:rPr>
        <w:commentReference w:id="41"/>
      </w:r>
      <w:commentRangeEnd w:id="42"/>
      <w:r>
        <w:rPr>
          <w:rStyle w:val="CommentReference"/>
        </w:rPr>
        <w:commentReference w:id="42"/>
      </w:r>
      <w:r w:rsidRPr="7BAD06AF">
        <w:rPr>
          <w:rFonts w:ascii="Aptos" w:hAnsi="Aptos" w:eastAsia="Aptos" w:cs="Aptos"/>
          <w:color w:val="000000" w:themeColor="text1"/>
          <w:sz w:val="28"/>
          <w:szCs w:val="28"/>
        </w:rPr>
        <w:t>.</w:t>
      </w:r>
    </w:p>
    <w:p w:rsidR="290C9EFA" w:rsidP="4348C004" w:rsidRDefault="290C9EFA" w14:paraId="6F70D14A" w14:textId="4754E704">
      <w:pPr>
        <w:spacing w:after="0" w:line="360" w:lineRule="auto"/>
        <w:ind w:firstLine="708"/>
        <w:jc w:val="both"/>
        <w:rPr>
          <w:rFonts w:ascii="Aptos" w:hAnsi="Aptos" w:eastAsia="Aptos" w:cs="Aptos"/>
          <w:color w:val="000000" w:themeColor="text1"/>
          <w:sz w:val="28"/>
          <w:szCs w:val="28"/>
        </w:rPr>
      </w:pPr>
      <w:r w:rsidRPr="7BAD06AF">
        <w:rPr>
          <w:rFonts w:ascii="Aptos" w:hAnsi="Aptos" w:eastAsia="Aptos" w:cs="Aptos"/>
          <w:color w:val="000000" w:themeColor="text1"/>
          <w:sz w:val="28"/>
          <w:szCs w:val="28"/>
        </w:rPr>
        <w:t>A esta casa fuimos a habitar después de mudanzas repetidas. Entre mis recuerdos de la niñez, conservo el de algunos muebles magníficos que con el e</w:t>
      </w:r>
      <w:r w:rsidRPr="7BAD06AF" w:rsidR="06946F7E">
        <w:rPr>
          <w:rFonts w:ascii="Aptos" w:hAnsi="Aptos" w:eastAsia="Aptos" w:cs="Aptos"/>
          <w:color w:val="000000" w:themeColor="text1"/>
          <w:sz w:val="28"/>
          <w:szCs w:val="28"/>
        </w:rPr>
        <w:t>s</w:t>
      </w:r>
      <w:r w:rsidRPr="7BAD06AF">
        <w:rPr>
          <w:rFonts w:ascii="Aptos" w:hAnsi="Aptos" w:eastAsia="Aptos" w:cs="Aptos"/>
          <w:color w:val="000000" w:themeColor="text1"/>
          <w:sz w:val="28"/>
          <w:szCs w:val="28"/>
        </w:rPr>
        <w:t>plendor de mi familia fueron desapareciendo, quedando sólo aquellos de escaso valor cuyo reducido número permitía el ahorro de rentas. Habíamos venido a menos paulatinamente y, en verdad, estos descalabros influyeron en buena parte sobre la creciente melancolía de mi padre.</w:t>
      </w:r>
    </w:p>
    <w:p w:rsidR="290C9EFA" w:rsidP="4348C004" w:rsidRDefault="290C9EFA" w14:paraId="6C10CD8B" w14:textId="72DFB4FD">
      <w:pPr>
        <w:spacing w:after="0" w:line="360" w:lineRule="auto"/>
        <w:ind w:firstLine="708"/>
        <w:jc w:val="both"/>
        <w:rPr>
          <w:rFonts w:ascii="Aptos" w:hAnsi="Aptos" w:eastAsia="Aptos" w:cs="Aptos"/>
          <w:color w:val="000000" w:themeColor="text1"/>
          <w:sz w:val="28"/>
          <w:szCs w:val="28"/>
        </w:rPr>
      </w:pPr>
      <w:r w:rsidRPr="2485F878" w:rsidR="290C9EFA">
        <w:rPr>
          <w:rFonts w:ascii="Aptos" w:hAnsi="Aptos" w:eastAsia="Aptos" w:cs="Aptos"/>
          <w:color w:val="000000" w:themeColor="text1" w:themeTint="FF" w:themeShade="FF"/>
          <w:sz w:val="28"/>
          <w:szCs w:val="28"/>
        </w:rPr>
        <w:t>Por toda servidumbre había en casa un matrimonio: él, un sastrecillo remendón q</w:t>
      </w:r>
      <w:commentRangeStart w:id="43"/>
      <w:commentRangeStart w:id="44"/>
      <w:r w:rsidRPr="2485F878" w:rsidR="290C9EFA">
        <w:rPr>
          <w:rFonts w:ascii="Aptos" w:hAnsi="Aptos" w:eastAsia="Aptos" w:cs="Aptos"/>
          <w:color w:val="000000" w:themeColor="text1" w:themeTint="FF" w:themeShade="FF"/>
          <w:sz w:val="28"/>
          <w:szCs w:val="28"/>
        </w:rPr>
        <w:t xml:space="preserve">ue hacía </w:t>
      </w:r>
      <w:r w:rsidRPr="2485F878" w:rsidR="2FC512C4">
        <w:rPr>
          <w:rFonts w:ascii="Aptos" w:hAnsi="Aptos" w:eastAsia="Aptos" w:cs="Aptos"/>
          <w:color w:val="000000" w:themeColor="text1" w:themeTint="FF" w:themeShade="FF"/>
          <w:sz w:val="28"/>
          <w:szCs w:val="28"/>
        </w:rPr>
        <w:t xml:space="preserve">las </w:t>
      </w:r>
      <w:r w:rsidRPr="2485F878" w:rsidR="290C9EFA">
        <w:rPr>
          <w:rFonts w:ascii="Aptos" w:hAnsi="Aptos" w:eastAsia="Aptos" w:cs="Aptos"/>
          <w:color w:val="000000" w:themeColor="text1" w:themeTint="FF" w:themeShade="FF"/>
          <w:sz w:val="28"/>
          <w:szCs w:val="28"/>
        </w:rPr>
        <w:t>veces de portero</w:t>
      </w:r>
      <w:commentRangeEnd w:id="43"/>
      <w:r>
        <w:rPr>
          <w:rStyle w:val="CommentReference"/>
        </w:rPr>
        <w:commentReference w:id="43"/>
      </w:r>
      <w:commentRangeEnd w:id="44"/>
      <w:r>
        <w:rPr>
          <w:rStyle w:val="CommentReference"/>
        </w:rPr>
        <w:commentReference w:id="44"/>
      </w:r>
      <w:r w:rsidRPr="2485F878" w:rsidR="290C9EFA">
        <w:rPr>
          <w:rFonts w:ascii="Aptos" w:hAnsi="Aptos" w:eastAsia="Aptos" w:cs="Aptos"/>
          <w:color w:val="000000" w:themeColor="text1" w:themeTint="FF" w:themeShade="FF"/>
          <w:sz w:val="28"/>
          <w:szCs w:val="28"/>
        </w:rPr>
        <w:t xml:space="preserve">, y ella, que, además de compartir con él la vigilancia de la entrada, desempeñaba las funciones de recamarera y cocinera, subiendo del cuartucho </w:t>
      </w:r>
      <w:r w:rsidRPr="2485F878" w:rsidR="290C9EFA">
        <w:rPr>
          <w:rFonts w:ascii="Aptos" w:hAnsi="Aptos" w:eastAsia="Aptos" w:cs="Aptos"/>
          <w:color w:val="000000" w:themeColor="text1" w:themeTint="FF" w:themeShade="FF"/>
          <w:sz w:val="28"/>
          <w:szCs w:val="28"/>
        </w:rPr>
        <w:t>obscuro</w:t>
      </w:r>
      <w:r w:rsidRPr="2485F878" w:rsidR="290C9EFA">
        <w:rPr>
          <w:rFonts w:ascii="Aptos" w:hAnsi="Aptos" w:eastAsia="Aptos" w:cs="Aptos"/>
          <w:color w:val="000000" w:themeColor="text1" w:themeTint="FF" w:themeShade="FF"/>
          <w:sz w:val="28"/>
          <w:szCs w:val="28"/>
        </w:rPr>
        <w:t xml:space="preserve"> y de paredes salitrosas y descascaradas, solamente el tiempo necesario para el desempeño de su cometido.</w:t>
      </w:r>
    </w:p>
    <w:p w:rsidR="290C9EFA" w:rsidP="4348C004" w:rsidRDefault="290C9EFA" w14:paraId="4FEDA196" w14:textId="28560E2C">
      <w:pPr>
        <w:spacing w:after="0" w:line="360" w:lineRule="auto"/>
        <w:ind w:firstLine="708"/>
        <w:jc w:val="both"/>
        <w:rPr>
          <w:rFonts w:ascii="Aptos" w:hAnsi="Aptos" w:eastAsia="Aptos" w:cs="Aptos"/>
          <w:color w:val="000000" w:themeColor="text1"/>
          <w:sz w:val="28"/>
          <w:szCs w:val="28"/>
        </w:rPr>
      </w:pPr>
      <w:r w:rsidRPr="7BAD06AF">
        <w:rPr>
          <w:rFonts w:ascii="Aptos" w:hAnsi="Aptos" w:eastAsia="Aptos" w:cs="Aptos"/>
          <w:color w:val="000000" w:themeColor="text1"/>
          <w:sz w:val="28"/>
          <w:szCs w:val="28"/>
        </w:rPr>
        <w:t xml:space="preserve">No recibíamos visitas, fuera de un viejecillo italiano que iba con frecuencia a ver a mi padre, con el que tenía largas conferencias a puerta cerrada en el despacho y de las cuales salía éste siempre nervioso, </w:t>
      </w:r>
      <w:commentRangeStart w:id="45"/>
      <w:commentRangeStart w:id="46"/>
      <w:r w:rsidRPr="7BAD06AF" w:rsidR="510EFDB6">
        <w:rPr>
          <w:rFonts w:ascii="Aptos" w:hAnsi="Aptos" w:eastAsia="Aptos" w:cs="Aptos"/>
          <w:color w:val="000000" w:themeColor="text1"/>
          <w:sz w:val="28"/>
          <w:szCs w:val="28"/>
        </w:rPr>
        <w:t>excitado</w:t>
      </w:r>
      <w:commentRangeEnd w:id="45"/>
      <w:r w:rsidRPr="7BAD06AF">
        <w:rPr>
          <w:rStyle w:val="CommentReference"/>
          <w:rFonts w:ascii="Aptos" w:hAnsi="Aptos" w:eastAsia="Aptos" w:cs="Aptos"/>
          <w:color w:val="000000" w:themeColor="text1"/>
          <w:sz w:val="28"/>
          <w:szCs w:val="28"/>
        </w:rPr>
        <w:commentReference w:id="45"/>
      </w:r>
      <w:commentRangeEnd w:id="46"/>
      <w:r>
        <w:rPr>
          <w:rStyle w:val="CommentReference"/>
        </w:rPr>
        <w:commentReference w:id="46"/>
      </w:r>
      <w:r w:rsidRPr="7BAD06AF">
        <w:rPr>
          <w:rFonts w:ascii="Aptos" w:hAnsi="Aptos" w:eastAsia="Aptos" w:cs="Aptos"/>
          <w:color w:val="000000" w:themeColor="text1"/>
          <w:sz w:val="28"/>
          <w:szCs w:val="28"/>
        </w:rPr>
        <w:t>, casi violento, quedando luego por muchos días sumergido en hondas meditaciones y permaneciendo horas enteras hundido en su sillón, con la cabeza entre las manos, ceñudo y taciturno.</w:t>
      </w:r>
    </w:p>
    <w:p w:rsidR="290C9EFA" w:rsidP="4348C004" w:rsidRDefault="290C9EFA" w14:paraId="54F921BB" w14:textId="25ABB01D">
      <w:pPr>
        <w:spacing w:after="0" w:line="360" w:lineRule="auto"/>
        <w:ind w:firstLine="708"/>
        <w:jc w:val="both"/>
        <w:rPr>
          <w:rFonts w:ascii="Aptos" w:hAnsi="Aptos" w:eastAsia="Aptos" w:cs="Aptos"/>
          <w:color w:val="000000" w:themeColor="text1"/>
          <w:sz w:val="28"/>
          <w:szCs w:val="28"/>
        </w:rPr>
      </w:pPr>
      <w:r w:rsidRPr="2485F878" w:rsidR="290C9EFA">
        <w:rPr>
          <w:rFonts w:ascii="Aptos" w:hAnsi="Aptos" w:eastAsia="Aptos" w:cs="Aptos"/>
          <w:color w:val="000000" w:themeColor="text1" w:themeTint="FF" w:themeShade="FF"/>
          <w:sz w:val="28"/>
          <w:szCs w:val="28"/>
        </w:rPr>
        <w:t>El vejete me inspiraba una antipatía invencible, una repugnancia instintiva; cuando al llegar o al despedirse tropezaba conmigo, parecía gozar con mi angustia y con las indomables muestras de asco y desvío con que trataba yo de desasirme de sus manos huesosas y largas, frías siempre como las de un mono y que, con tremenda fuerza</w:t>
      </w:r>
      <w:r w:rsidRPr="2485F878" w:rsidR="55543895">
        <w:rPr>
          <w:rFonts w:ascii="Aptos" w:hAnsi="Aptos" w:eastAsia="Aptos" w:cs="Aptos"/>
          <w:color w:val="000000" w:themeColor="text1" w:themeTint="FF" w:themeShade="FF"/>
          <w:sz w:val="28"/>
          <w:szCs w:val="28"/>
        </w:rPr>
        <w:t>,</w:t>
      </w:r>
      <w:r w:rsidRPr="2485F878" w:rsidR="290C9EFA">
        <w:rPr>
          <w:rFonts w:ascii="Aptos" w:hAnsi="Aptos" w:eastAsia="Aptos" w:cs="Aptos"/>
          <w:color w:val="000000" w:themeColor="text1" w:themeTint="FF" w:themeShade="FF"/>
          <w:sz w:val="28"/>
          <w:szCs w:val="28"/>
        </w:rPr>
        <w:t xml:space="preserve"> me sujetaban, en tanto que él reía, reía con una risa seca, hueca y que resonaba en su pecho como en la caja de una rajada guitarra, hasta que mi padre, con visible mal humor, me arrancaba de la férula odiosa, escapando yo con la ligereza de un gamo que se siente libre de la red que le aprisionaba</w:t>
      </w:r>
      <w:r w:rsidRPr="2485F878" w:rsidR="37C83B34">
        <w:rPr>
          <w:rFonts w:ascii="Aptos" w:hAnsi="Aptos" w:eastAsia="Aptos" w:cs="Aptos"/>
          <w:color w:val="000000" w:themeColor="text1" w:themeTint="FF" w:themeShade="FF"/>
          <w:sz w:val="28"/>
          <w:szCs w:val="28"/>
        </w:rPr>
        <w:t>.</w:t>
      </w:r>
      <w:r w:rsidRPr="2485F878" w:rsidR="290C9EFA">
        <w:rPr>
          <w:rFonts w:ascii="Aptos" w:hAnsi="Aptos" w:eastAsia="Aptos" w:cs="Aptos"/>
          <w:color w:val="000000" w:themeColor="text1" w:themeTint="FF" w:themeShade="FF"/>
          <w:sz w:val="28"/>
          <w:szCs w:val="28"/>
        </w:rPr>
        <w:t xml:space="preserve"> </w:t>
      </w:r>
      <w:r w:rsidRPr="2485F878" w:rsidR="290C9EFA">
        <w:rPr>
          <w:rFonts w:ascii="Aptos" w:hAnsi="Aptos" w:eastAsia="Aptos" w:cs="Aptos"/>
          <w:color w:val="000000" w:themeColor="text1" w:themeTint="FF" w:themeShade="FF"/>
          <w:sz w:val="28"/>
          <w:szCs w:val="28"/>
        </w:rPr>
        <w:t>Paréceme oír aún la cascada risill</w:t>
      </w:r>
      <w:r w:rsidRPr="2485F878" w:rsidR="290C9EFA">
        <w:rPr>
          <w:rFonts w:ascii="Aptos" w:hAnsi="Aptos" w:eastAsia="Aptos" w:cs="Aptos"/>
          <w:color w:val="000000" w:themeColor="text1" w:themeTint="FF" w:themeShade="FF"/>
          <w:sz w:val="28"/>
          <w:szCs w:val="28"/>
        </w:rPr>
        <w:t>a y</w:t>
      </w:r>
      <w:r w:rsidRPr="2485F878" w:rsidR="290C9EFA">
        <w:rPr>
          <w:rFonts w:ascii="Aptos" w:hAnsi="Aptos" w:eastAsia="Aptos" w:cs="Aptos"/>
          <w:color w:val="000000" w:themeColor="text1" w:themeTint="FF" w:themeShade="FF"/>
          <w:sz w:val="28"/>
          <w:szCs w:val="28"/>
        </w:rPr>
        <w:t xml:space="preserve"> </w:t>
      </w:r>
      <w:r w:rsidRPr="2485F878" w:rsidR="290C9EFA">
        <w:rPr>
          <w:rFonts w:ascii="Aptos" w:hAnsi="Aptos" w:eastAsia="Aptos" w:cs="Aptos"/>
          <w:color w:val="000000" w:themeColor="text1" w:themeTint="FF" w:themeShade="FF"/>
          <w:sz w:val="28"/>
          <w:szCs w:val="28"/>
        </w:rPr>
        <w:t>ver la figura repulsiva de aquel extranjero; su cabeza gruesa y hundida entre sus agudos hombros levantados, su cráneo de ancha frente deprimida cubierto por una montera parda, su rostro de mandíbula recia y saliente, su nariz en forma de pico de ave de rapiña sobre la boca de labios delgados y torcida por un guiño de socarrona malicia que dejaba asomar la extremidad de un largo colmillo amarillento, sus ojillos negros y saltone</w:t>
      </w:r>
      <w:r w:rsidRPr="2485F878" w:rsidR="290C9EFA">
        <w:rPr>
          <w:rFonts w:ascii="Aptos" w:hAnsi="Aptos" w:eastAsia="Aptos" w:cs="Aptos"/>
          <w:color w:val="000000" w:themeColor="text1" w:themeTint="FF" w:themeShade="FF"/>
          <w:sz w:val="28"/>
          <w:szCs w:val="28"/>
        </w:rPr>
        <w:t>s d</w:t>
      </w:r>
      <w:r w:rsidRPr="2485F878" w:rsidR="290C9EFA">
        <w:rPr>
          <w:rFonts w:ascii="Aptos" w:hAnsi="Aptos" w:eastAsia="Aptos" w:cs="Aptos"/>
          <w:color w:val="000000" w:themeColor="text1" w:themeTint="FF" w:themeShade="FF"/>
          <w:sz w:val="28"/>
          <w:szCs w:val="28"/>
        </w:rPr>
        <w:t>e mirada rápida y solapad</w:t>
      </w:r>
      <w:r w:rsidRPr="2485F878" w:rsidR="290C9EFA">
        <w:rPr>
          <w:rFonts w:ascii="Aptos" w:hAnsi="Aptos" w:eastAsia="Aptos" w:cs="Aptos"/>
          <w:color w:val="000000" w:themeColor="text1" w:themeTint="FF" w:themeShade="FF"/>
          <w:sz w:val="28"/>
          <w:szCs w:val="28"/>
        </w:rPr>
        <w:t>a q</w:t>
      </w:r>
      <w:r w:rsidRPr="2485F878" w:rsidR="290C9EFA">
        <w:rPr>
          <w:rFonts w:ascii="Aptos" w:hAnsi="Aptos" w:eastAsia="Aptos" w:cs="Aptos"/>
          <w:color w:val="000000" w:themeColor="text1" w:themeTint="FF" w:themeShade="FF"/>
          <w:sz w:val="28"/>
          <w:szCs w:val="28"/>
        </w:rPr>
        <w:t>u</w:t>
      </w:r>
      <w:r w:rsidRPr="2485F878" w:rsidR="290C9EFA">
        <w:rPr>
          <w:rFonts w:ascii="Aptos" w:hAnsi="Aptos" w:eastAsia="Aptos" w:cs="Aptos"/>
          <w:color w:val="000000" w:themeColor="text1" w:themeTint="FF" w:themeShade="FF"/>
          <w:sz w:val="28"/>
          <w:szCs w:val="28"/>
        </w:rPr>
        <w:t xml:space="preserve">e cubrían los párpados hipócritamente, sus orejas de lóbulo enorme, aquel rechoncho y panzudo tórax envuelto por un saco cerrado de </w:t>
      </w:r>
      <w:commentRangeStart w:id="48"/>
      <w:r w:rsidRPr="2485F878" w:rsidR="290C9EFA">
        <w:rPr>
          <w:rFonts w:ascii="Aptos" w:hAnsi="Aptos" w:eastAsia="Aptos" w:cs="Aptos"/>
          <w:color w:val="000000" w:themeColor="text1" w:themeTint="FF" w:themeShade="FF"/>
          <w:sz w:val="28"/>
          <w:szCs w:val="28"/>
        </w:rPr>
        <w:t>astra</w:t>
      </w:r>
      <w:r w:rsidRPr="2485F878" w:rsidR="552C5F53">
        <w:rPr>
          <w:rFonts w:ascii="Aptos" w:hAnsi="Aptos" w:eastAsia="Aptos" w:cs="Aptos"/>
          <w:color w:val="000000" w:themeColor="text1" w:themeTint="FF" w:themeShade="FF"/>
          <w:sz w:val="28"/>
          <w:szCs w:val="28"/>
        </w:rPr>
        <w:t>c</w:t>
      </w:r>
      <w:r w:rsidRPr="2485F878" w:rsidR="2D638718">
        <w:rPr>
          <w:rFonts w:ascii="Aptos" w:hAnsi="Aptos" w:eastAsia="Aptos" w:cs="Aptos"/>
          <w:color w:val="000000" w:themeColor="text1" w:themeTint="FF" w:themeShade="FF"/>
          <w:sz w:val="28"/>
          <w:szCs w:val="28"/>
        </w:rPr>
        <w:t>á</w:t>
      </w:r>
      <w:r w:rsidRPr="2485F878" w:rsidR="290C9EFA">
        <w:rPr>
          <w:rFonts w:ascii="Aptos" w:hAnsi="Aptos" w:eastAsia="Aptos" w:cs="Aptos"/>
          <w:color w:val="000000" w:themeColor="text1" w:themeTint="FF" w:themeShade="FF"/>
          <w:sz w:val="28"/>
          <w:szCs w:val="28"/>
        </w:rPr>
        <w:t>n</w:t>
      </w:r>
      <w:commentRangeEnd w:id="48"/>
      <w:r>
        <w:rPr>
          <w:rStyle w:val="CommentReference"/>
        </w:rPr>
        <w:commentReference w:id="48"/>
      </w:r>
      <w:r w:rsidRPr="2485F878" w:rsidR="290C9EFA">
        <w:rPr>
          <w:rFonts w:ascii="Aptos" w:hAnsi="Aptos" w:eastAsia="Aptos" w:cs="Aptos"/>
          <w:color w:val="000000" w:themeColor="text1" w:themeTint="FF" w:themeShade="FF"/>
          <w:sz w:val="28"/>
          <w:szCs w:val="28"/>
        </w:rPr>
        <w:t xml:space="preserve"> color leonado, por cuyas mangas salían dos brazos desmesuradamente largos y descarnados que correspondían con las piernas inconmensurables de andar menudo y silencios</w:t>
      </w:r>
      <w:r w:rsidRPr="2485F878" w:rsidR="290C9EFA">
        <w:rPr>
          <w:rFonts w:ascii="Aptos" w:hAnsi="Aptos" w:eastAsia="Aptos" w:cs="Aptos"/>
          <w:color w:val="000000" w:themeColor="text1" w:themeTint="FF" w:themeShade="FF"/>
          <w:sz w:val="28"/>
          <w:szCs w:val="28"/>
        </w:rPr>
        <w:t>o; p</w:t>
      </w:r>
      <w:r w:rsidRPr="2485F878" w:rsidR="290C9EFA">
        <w:rPr>
          <w:rFonts w:ascii="Aptos" w:hAnsi="Aptos" w:eastAsia="Aptos" w:cs="Aptos"/>
          <w:color w:val="000000" w:themeColor="text1" w:themeTint="FF" w:themeShade="FF"/>
          <w:sz w:val="28"/>
          <w:szCs w:val="28"/>
        </w:rPr>
        <w:t>a</w:t>
      </w:r>
      <w:r w:rsidRPr="2485F878" w:rsidR="290C9EFA">
        <w:rPr>
          <w:rFonts w:ascii="Aptos" w:hAnsi="Aptos" w:eastAsia="Aptos" w:cs="Aptos"/>
          <w:color w:val="000000" w:themeColor="text1" w:themeTint="FF" w:themeShade="FF"/>
          <w:sz w:val="28"/>
          <w:szCs w:val="28"/>
        </w:rPr>
        <w:t>réceme que le miro, envuelto en su verdosa capa rabona, cubierto por el grasiento sombrero de copa de anticuada forma, y experimento aún aquel</w:t>
      </w:r>
      <w:r w:rsidRPr="2485F878" w:rsidR="3A465541">
        <w:rPr>
          <w:rFonts w:ascii="Aptos" w:hAnsi="Aptos" w:eastAsia="Aptos" w:cs="Aptos"/>
          <w:color w:val="000000" w:themeColor="text1" w:themeTint="FF" w:themeShade="FF"/>
          <w:sz w:val="28"/>
          <w:szCs w:val="28"/>
        </w:rPr>
        <w:t xml:space="preserve"> </w:t>
      </w:r>
      <w:commentRangeStart w:id="49"/>
      <w:r w:rsidRPr="2485F878" w:rsidR="2FA0D156">
        <w:rPr>
          <w:rFonts w:ascii="Aptos" w:hAnsi="Aptos" w:eastAsia="Aptos" w:cs="Aptos"/>
          <w:color w:val="000000" w:themeColor="text1" w:themeTint="FF" w:themeShade="FF"/>
          <w:sz w:val="28"/>
          <w:szCs w:val="28"/>
        </w:rPr>
        <w:t>estremecimiento</w:t>
      </w:r>
      <w:commentRangeEnd w:id="49"/>
      <w:r>
        <w:rPr>
          <w:rStyle w:val="CommentReference"/>
        </w:rPr>
        <w:commentReference w:id="49"/>
      </w:r>
      <w:r w:rsidRPr="2485F878" w:rsidR="290C9EFA">
        <w:rPr>
          <w:rFonts w:ascii="Aptos" w:hAnsi="Aptos" w:eastAsia="Aptos" w:cs="Aptos"/>
          <w:color w:val="000000" w:themeColor="text1" w:themeTint="FF" w:themeShade="FF"/>
          <w:sz w:val="28"/>
          <w:szCs w:val="28"/>
        </w:rPr>
        <w:t>, aquella sensación de malestar que me causaba su presencia, de la que sólo me sentía libre refugiándome en el desván, asilo silencioso donde pasó furtiva mi niñez, entristecida por el medio nubloso en que se desarrolló.</w:t>
      </w:r>
    </w:p>
    <w:p w:rsidR="290C9EFA" w:rsidP="4348C004" w:rsidRDefault="290C9EFA" w14:paraId="4853DEA3" w14:textId="2CC2DCE0">
      <w:pPr>
        <w:spacing w:after="0" w:line="360" w:lineRule="auto"/>
        <w:ind w:firstLine="708"/>
        <w:jc w:val="both"/>
        <w:rPr>
          <w:rFonts w:ascii="Aptos" w:hAnsi="Aptos" w:eastAsia="Aptos" w:cs="Aptos"/>
          <w:color w:val="000000" w:themeColor="text1"/>
          <w:sz w:val="28"/>
          <w:szCs w:val="28"/>
        </w:rPr>
      </w:pPr>
      <w:r w:rsidRPr="2485F878" w:rsidR="290C9EFA">
        <w:rPr>
          <w:rFonts w:ascii="Aptos" w:hAnsi="Aptos" w:eastAsia="Aptos" w:cs="Aptos"/>
          <w:color w:val="000000" w:themeColor="text1" w:themeTint="FF" w:themeShade="FF"/>
          <w:sz w:val="28"/>
          <w:szCs w:val="28"/>
        </w:rPr>
        <w:t xml:space="preserve">Tengo grabado en mi memoria hasta el más pequeño detalle de aquel desván situado en un rincón de la azotea, junto a un antiquísimo y abandonado palomar, especie de cuarto construido en la superficie de un metro cuadrado, de paredes carcomidas hechas de tezontle, y celdillas interiores superpuestas: nidos que fueron de las palomas arrulladoras, divisiones hechas con pedacería de teja pegada con cal que, requemada por el tiempo, había perdido su cohesión, dejando caer muchas de las pequeñas planchas de barro cocido, cuyos fragmentos sembraban el piso sobre un tapete de piedrecillas menudas, acumuladas en montículo alrededor de una ranura, </w:t>
      </w:r>
      <w:r w:rsidRPr="2485F878" w:rsidR="290C9EFA">
        <w:rPr>
          <w:rFonts w:ascii="Aptos" w:hAnsi="Aptos" w:eastAsia="Aptos" w:cs="Aptos"/>
          <w:color w:val="000000" w:themeColor="text1" w:themeTint="FF" w:themeShade="FF"/>
          <w:sz w:val="28"/>
          <w:szCs w:val="28"/>
        </w:rPr>
        <w:t xml:space="preserve">por </w:t>
      </w:r>
      <w:r w:rsidRPr="2485F878" w:rsidR="290C9EFA">
        <w:rPr>
          <w:rFonts w:ascii="Aptos" w:hAnsi="Aptos" w:eastAsia="Aptos" w:cs="Aptos"/>
          <w:color w:val="000000" w:themeColor="text1" w:themeTint="FF" w:themeShade="FF"/>
          <w:sz w:val="28"/>
          <w:szCs w:val="28"/>
        </w:rPr>
        <w:t>las hormigas coloradas cuyo ir y venir me servía de diversión</w:t>
      </w:r>
      <w:r w:rsidRPr="2485F878" w:rsidR="6CE6EDD3">
        <w:rPr>
          <w:rFonts w:ascii="Aptos" w:hAnsi="Aptos" w:eastAsia="Aptos" w:cs="Aptos"/>
          <w:color w:val="000000" w:themeColor="text1" w:themeTint="FF" w:themeShade="FF"/>
          <w:sz w:val="28"/>
          <w:szCs w:val="28"/>
        </w:rPr>
        <w:t>.</w:t>
      </w:r>
      <w:r w:rsidRPr="2485F878" w:rsidR="290C9EFA">
        <w:rPr>
          <w:rFonts w:ascii="Aptos" w:hAnsi="Aptos" w:eastAsia="Aptos" w:cs="Aptos"/>
          <w:color w:val="000000" w:themeColor="text1" w:themeTint="FF" w:themeShade="FF"/>
          <w:sz w:val="28"/>
          <w:szCs w:val="28"/>
        </w:rPr>
        <w:t xml:space="preserve"> Aquella construcción ruinosa despertaba en mi fantasía la idea de un panteón abandonado con sus criptas vacías y su silencio pesado y letal.</w:t>
      </w:r>
    </w:p>
    <w:p w:rsidR="290C9EFA" w:rsidP="4348C004" w:rsidRDefault="290C9EFA" w14:paraId="74CCF96A" w14:textId="2415FCB7">
      <w:pPr>
        <w:spacing w:after="0" w:line="360" w:lineRule="auto"/>
        <w:ind w:firstLine="708"/>
        <w:jc w:val="both"/>
        <w:rPr>
          <w:rFonts w:ascii="Aptos" w:hAnsi="Aptos" w:eastAsia="Aptos" w:cs="Aptos"/>
          <w:color w:val="000000" w:themeColor="text1"/>
          <w:sz w:val="28"/>
          <w:szCs w:val="28"/>
        </w:rPr>
      </w:pPr>
      <w:r w:rsidRPr="504CB805">
        <w:rPr>
          <w:rFonts w:ascii="Aptos" w:hAnsi="Aptos" w:eastAsia="Aptos" w:cs="Aptos"/>
          <w:color w:val="000000" w:themeColor="text1"/>
          <w:sz w:val="28"/>
          <w:szCs w:val="28"/>
        </w:rPr>
        <w:t xml:space="preserve">Sobre el techo del desván y cargado sobre el ángulo formado por dos de sus muros, había un tinaco al que yo iba a asomarme, trepando ágilmente por el rincón del palomar y apoyándome con pies y manos en los huecos dejados por los tezontles desprendidos, no sin sacar alguna vez raspones en las rodillas contra las paredes pobladas de moscos que germinaban en la humedad del tinaco, al rayo del sol incubador. Cerrábase el desván por una puerta formada por una sola hoja rabona de madera reseca, rajada y apolillada, provista de una chapa </w:t>
      </w:r>
      <w:commentRangeStart w:id="51"/>
      <w:r w:rsidRPr="504CB805">
        <w:rPr>
          <w:rFonts w:ascii="Aptos" w:hAnsi="Aptos" w:eastAsia="Aptos" w:cs="Aptos"/>
          <w:color w:val="000000" w:themeColor="text1"/>
          <w:sz w:val="28"/>
          <w:szCs w:val="28"/>
        </w:rPr>
        <w:t>de</w:t>
      </w:r>
      <w:commentRangeEnd w:id="51"/>
      <w:r w:rsidRPr="504CB805">
        <w:rPr>
          <w:rStyle w:val="CommentReference"/>
          <w:rFonts w:ascii="Aptos" w:hAnsi="Aptos" w:eastAsia="Aptos" w:cs="Aptos"/>
          <w:color w:val="000000" w:themeColor="text1"/>
          <w:sz w:val="28"/>
          <w:szCs w:val="28"/>
        </w:rPr>
        <w:commentReference w:id="51"/>
      </w:r>
      <w:r w:rsidRPr="504CB805">
        <w:rPr>
          <w:rFonts w:ascii="Aptos" w:hAnsi="Aptos" w:eastAsia="Aptos" w:cs="Aptos"/>
          <w:color w:val="000000" w:themeColor="text1"/>
          <w:sz w:val="28"/>
          <w:szCs w:val="28"/>
        </w:rPr>
        <w:t xml:space="preserve"> que yo tenía llave particular que hice con un clavo de herrador torciéndole la punta, y de la que me servía con habilidad singular, sin que hubiera otra abertura más, a excepción de una tronera o claraboya practicada en un costado de la pieza y a cuyo pie, en el exterior, habíase colocado un banco o gradería de madera, que de verde fue pintado en sus mocedades, y sobre el que languidecían algunos tiestos con matas de yerbabuena, laurel, tomillo, malvón y margaritas.</w:t>
      </w:r>
    </w:p>
    <w:p w:rsidR="290C9EFA" w:rsidP="4348C004" w:rsidRDefault="290C9EFA" w14:paraId="0521E1DA" w14:textId="21D502AB">
      <w:pPr>
        <w:spacing w:after="0" w:line="360" w:lineRule="auto"/>
        <w:ind w:firstLine="708"/>
        <w:jc w:val="both"/>
        <w:rPr>
          <w:rFonts w:ascii="Aptos" w:hAnsi="Aptos" w:eastAsia="Aptos" w:cs="Aptos"/>
          <w:color w:val="000000" w:themeColor="text1"/>
          <w:sz w:val="28"/>
          <w:szCs w:val="28"/>
        </w:rPr>
      </w:pPr>
      <w:r w:rsidRPr="7BAD06AF">
        <w:rPr>
          <w:rFonts w:ascii="Aptos" w:hAnsi="Aptos" w:eastAsia="Aptos" w:cs="Aptos"/>
          <w:color w:val="000000" w:themeColor="text1"/>
          <w:sz w:val="28"/>
          <w:szCs w:val="28"/>
        </w:rPr>
        <w:t xml:space="preserve">Desde que ocupamos la casa, ni la escoba ni el plumero se habían dignado hacer una visita, de cortesía al menos, al cuartucho abandonado en que se veían hacinados, bajo las cortinas y flecos de las telarañas que colgaban de las vigas, consolas inválidas, sillas y sillones viejos que dejaban escapar por el sucio y rasgado tapiz sus intestinos de fibra, pasillos </w:t>
      </w:r>
      <w:commentRangeStart w:id="52"/>
      <w:r w:rsidRPr="7BAD06AF" w:rsidR="488AA799">
        <w:rPr>
          <w:rFonts w:ascii="Aptos" w:hAnsi="Aptos" w:eastAsia="Aptos" w:cs="Aptos"/>
          <w:color w:val="000000" w:themeColor="text1"/>
          <w:sz w:val="28"/>
          <w:szCs w:val="28"/>
          <w:rPrChange w:author="Claudia Ramírez Cisneros" w:date="2026-01-15T20:39:00Z" w:id="53">
            <w:rPr>
              <w:rFonts w:ascii="Aptos" w:hAnsi="Aptos" w:eastAsia="Aptos" w:cs="Aptos"/>
              <w:color w:val="000000" w:themeColor="text1"/>
              <w:sz w:val="28"/>
              <w:szCs w:val="28"/>
              <w:highlight w:val="cyan"/>
            </w:rPr>
          </w:rPrChange>
        </w:rPr>
        <w:t>agujerados</w:t>
      </w:r>
      <w:commentRangeEnd w:id="52"/>
      <w:r w:rsidRPr="7BAD06AF">
        <w:rPr>
          <w:rStyle w:val="CommentReference"/>
          <w:rFonts w:ascii="Aptos" w:hAnsi="Aptos" w:eastAsia="Aptos" w:cs="Aptos"/>
          <w:color w:val="000000" w:themeColor="text1"/>
          <w:sz w:val="28"/>
          <w:szCs w:val="28"/>
        </w:rPr>
        <w:commentReference w:id="52"/>
      </w:r>
      <w:r w:rsidRPr="7BAD06AF">
        <w:rPr>
          <w:rFonts w:ascii="Aptos" w:hAnsi="Aptos" w:eastAsia="Aptos" w:cs="Aptos"/>
          <w:color w:val="000000" w:themeColor="text1"/>
          <w:sz w:val="28"/>
          <w:szCs w:val="28"/>
        </w:rPr>
        <w:t xml:space="preserve"> y pedazos de alfombra de </w:t>
      </w:r>
      <w:r w:rsidRPr="7BAD06AF">
        <w:rPr>
          <w:rFonts w:ascii="Aptos" w:hAnsi="Aptos" w:eastAsia="Aptos" w:cs="Aptos"/>
          <w:color w:val="000000" w:themeColor="text1"/>
          <w:sz w:val="28"/>
          <w:szCs w:val="28"/>
          <w:rPrChange w:author="Claudia Ramírez Cisneros" w:date="2026-01-15T20:39:00Z" w:id="54">
            <w:rPr>
              <w:rFonts w:ascii="Aptos" w:hAnsi="Aptos" w:eastAsia="Aptos" w:cs="Aptos"/>
              <w:color w:val="000000" w:themeColor="text1"/>
              <w:sz w:val="28"/>
              <w:szCs w:val="28"/>
              <w:highlight w:val="cyan"/>
            </w:rPr>
          </w:rPrChange>
        </w:rPr>
        <w:t>desecho</w:t>
      </w:r>
      <w:commentRangeStart w:id="55"/>
      <w:r w:rsidRPr="7BAD06AF">
        <w:rPr>
          <w:rFonts w:ascii="Aptos" w:hAnsi="Aptos" w:eastAsia="Aptos" w:cs="Aptos"/>
          <w:color w:val="000000" w:themeColor="text1"/>
          <w:sz w:val="28"/>
          <w:szCs w:val="28"/>
        </w:rPr>
        <w:t>,</w:t>
      </w:r>
      <w:commentRangeEnd w:id="55"/>
      <w:r w:rsidRPr="7BAD06AF">
        <w:rPr>
          <w:rStyle w:val="CommentReference"/>
          <w:rFonts w:ascii="Aptos" w:hAnsi="Aptos" w:eastAsia="Aptos" w:cs="Aptos"/>
          <w:color w:val="000000" w:themeColor="text1"/>
          <w:sz w:val="28"/>
          <w:szCs w:val="28"/>
        </w:rPr>
        <w:commentReference w:id="55"/>
      </w:r>
      <w:r w:rsidRPr="7BAD06AF">
        <w:rPr>
          <w:rFonts w:ascii="Aptos" w:hAnsi="Aptos" w:eastAsia="Aptos" w:cs="Aptos"/>
          <w:color w:val="000000" w:themeColor="text1"/>
          <w:sz w:val="28"/>
          <w:szCs w:val="28"/>
        </w:rPr>
        <w:t xml:space="preserve"> baúles llenos de papeles, un armario que se derrumbaba al peso de los rotos vidrios de sus hojas semi-desprendidas; dos, que fueron columnas de yeso y un fanal o capelo clareado por algún coscorrón y bajo el que se desmayaba, en un jarroncillo roto de porcelana oro y azul, un ramo de descoloridas flores de cañamazo. Para completar el inventario, debo añadir un sillón mecedor austriaco cuyo bejuco destrozado completé insertando algunos pedazos de cordelillo, y cuya estabilidad procuré asegurar atando en sus destornilladas articulaciones, fragmentos de cuerda robados al tendedero con gran enojo y desesperación de nuestra “Maritornes-Pipelet”. En aquel mueble se mecían mis ensueños de niño; en aquel aposento pasaba las horas muertas, contemplando por la claraboya el azul del cielo surcado de vez en cuando por fugitivas parvadas de pajarillos, o por </w:t>
      </w:r>
      <w:commentRangeStart w:id="56"/>
      <w:r w:rsidRPr="7BAD06AF">
        <w:rPr>
          <w:rFonts w:ascii="Aptos" w:hAnsi="Aptos" w:eastAsia="Aptos" w:cs="Aptos"/>
          <w:color w:val="000000" w:themeColor="text1"/>
          <w:sz w:val="28"/>
          <w:szCs w:val="28"/>
        </w:rPr>
        <w:t>alguna</w:t>
      </w:r>
      <w:commentRangeEnd w:id="56"/>
      <w:r w:rsidRPr="7BAD06AF">
        <w:rPr>
          <w:rStyle w:val="CommentReference"/>
          <w:rFonts w:ascii="Aptos" w:hAnsi="Aptos" w:eastAsia="Aptos" w:cs="Aptos"/>
          <w:color w:val="000000" w:themeColor="text1"/>
          <w:sz w:val="28"/>
          <w:szCs w:val="28"/>
        </w:rPr>
        <w:commentReference w:id="56"/>
      </w:r>
      <w:r w:rsidRPr="7BAD06AF">
        <w:rPr>
          <w:rFonts w:ascii="Aptos" w:hAnsi="Aptos" w:eastAsia="Aptos" w:cs="Aptos"/>
          <w:color w:val="000000" w:themeColor="text1"/>
          <w:sz w:val="28"/>
          <w:szCs w:val="28"/>
        </w:rPr>
        <w:t xml:space="preserve"> ave de rapiña que giraba lentamente en monótono círculo, o bien, entreteniéndome con los combates que a menudo presenciaba en el interior de mi escondite.</w:t>
      </w:r>
    </w:p>
    <w:p w:rsidR="290C9EFA" w:rsidP="4348C004" w:rsidRDefault="290C9EFA" w14:paraId="45065C3A" w14:textId="0D093548">
      <w:pPr>
        <w:spacing w:after="0" w:line="360" w:lineRule="auto"/>
        <w:ind w:firstLine="708"/>
        <w:jc w:val="both"/>
        <w:rPr>
          <w:rFonts w:ascii="Aptos" w:hAnsi="Aptos" w:eastAsia="Aptos" w:cs="Aptos"/>
          <w:color w:val="000000" w:themeColor="text1"/>
          <w:sz w:val="28"/>
          <w:szCs w:val="28"/>
        </w:rPr>
      </w:pPr>
      <w:r w:rsidRPr="2485F878" w:rsidR="290C9EFA">
        <w:rPr>
          <w:rFonts w:ascii="Aptos" w:hAnsi="Aptos" w:eastAsia="Aptos" w:cs="Aptos"/>
          <w:color w:val="000000" w:themeColor="text1" w:themeTint="FF" w:themeShade="FF"/>
          <w:sz w:val="28"/>
          <w:szCs w:val="28"/>
        </w:rPr>
        <w:t>Pululaban en aquella mi madriguer</w:t>
      </w:r>
      <w:r w:rsidRPr="2485F878" w:rsidR="290C9EFA">
        <w:rPr>
          <w:rFonts w:ascii="Aptos" w:hAnsi="Aptos" w:eastAsia="Aptos" w:cs="Aptos"/>
          <w:color w:val="000000" w:themeColor="text1" w:themeTint="FF" w:themeShade="FF"/>
          <w:sz w:val="28"/>
          <w:szCs w:val="28"/>
        </w:rPr>
        <w:t>a, d</w:t>
      </w:r>
      <w:r w:rsidRPr="2485F878" w:rsidR="290C9EFA">
        <w:rPr>
          <w:rFonts w:ascii="Aptos" w:hAnsi="Aptos" w:eastAsia="Aptos" w:cs="Aptos"/>
          <w:color w:val="000000" w:themeColor="text1" w:themeTint="FF" w:themeShade="FF"/>
          <w:sz w:val="28"/>
          <w:szCs w:val="28"/>
        </w:rPr>
        <w:t xml:space="preserve">os clases de arañas: una, proveniente quizás de las macetas, pequeña, de movimientos rápidos, de cuerpo ancho, aplastado y velludo, negruzca y de patas relativamente cortas; pero gruesas y fuertes, y otra, la que habitaba en el techo del camaranchón: de cuerpo diminuto y ovoide suspendido entre sus patas largas y finas en extremo, de la familia de los aracnoideos </w:t>
      </w:r>
      <w:r w:rsidRPr="2485F878" w:rsidR="290C9EFA">
        <w:rPr>
          <w:rFonts w:ascii="Aptos" w:hAnsi="Aptos" w:eastAsia="Aptos" w:cs="Aptos"/>
          <w:color w:val="000000" w:themeColor="text1" w:themeTint="FF" w:themeShade="FF"/>
          <w:sz w:val="28"/>
          <w:szCs w:val="28"/>
        </w:rPr>
        <w:t>falangídeos</w:t>
      </w:r>
      <w:r w:rsidRPr="2485F878" w:rsidR="290C9EFA">
        <w:rPr>
          <w:rFonts w:ascii="Aptos" w:hAnsi="Aptos" w:eastAsia="Aptos" w:cs="Aptos"/>
          <w:color w:val="000000" w:themeColor="text1" w:themeTint="FF" w:themeShade="FF"/>
          <w:sz w:val="28"/>
          <w:szCs w:val="28"/>
        </w:rPr>
        <w:t xml:space="preserve"> y a la que los muchachos suelen llamar cáncer, espíritu o muert</w:t>
      </w:r>
      <w:r w:rsidRPr="2485F878" w:rsidR="290C9EFA">
        <w:rPr>
          <w:rFonts w:ascii="Aptos" w:hAnsi="Aptos" w:eastAsia="Aptos" w:cs="Aptos"/>
          <w:color w:val="000000" w:themeColor="text1" w:themeTint="FF" w:themeShade="FF"/>
          <w:sz w:val="28"/>
          <w:szCs w:val="28"/>
        </w:rPr>
        <w:t xml:space="preserve">e, </w:t>
      </w:r>
      <w:r w:rsidRPr="2485F878" w:rsidR="290C9EFA">
        <w:rPr>
          <w:rFonts w:ascii="Aptos" w:hAnsi="Aptos" w:eastAsia="Aptos" w:cs="Aptos"/>
          <w:color w:val="000000" w:themeColor="text1" w:themeTint="FF" w:themeShade="FF"/>
          <w:sz w:val="28"/>
          <w:szCs w:val="28"/>
        </w:rPr>
        <w:t>las</w:t>
      </w:r>
      <w:r w:rsidRPr="2485F878" w:rsidR="290C9EFA">
        <w:rPr>
          <w:rFonts w:ascii="Aptos" w:hAnsi="Aptos" w:eastAsia="Aptos" w:cs="Aptos"/>
          <w:color w:val="000000" w:themeColor="text1" w:themeTint="FF" w:themeShade="FF"/>
          <w:sz w:val="28"/>
          <w:szCs w:val="28"/>
        </w:rPr>
        <w:t xml:space="preserve"> </w:t>
      </w:r>
      <w:r w:rsidRPr="2485F878" w:rsidR="290C9EFA">
        <w:rPr>
          <w:rFonts w:ascii="Aptos" w:hAnsi="Aptos" w:eastAsia="Aptos" w:cs="Aptos"/>
          <w:color w:val="000000" w:themeColor="text1" w:themeTint="FF" w:themeShade="FF"/>
          <w:sz w:val="28"/>
          <w:szCs w:val="28"/>
        </w:rPr>
        <w:t xml:space="preserve">que se columpiaban en los colgantes hilos, descendiendo lentamente por los muros y subiendo y bajando su cuerpecillo, como un gimnasta en las paralelas, sobre sus frágiles extremidades. Era curioso el observar el encuentro de dos de estos huéspedes: al verse una frente a la otra, ambas permanecían un instante contemplándose, fija e inmóvil la primera, y ejecutando la segunda rítmicos y pequeños movimientos de suspensión; a veces, después de la pausa, ésta se alejaba retrocediendo o torciendo lentamente su camino; a veces, estirando una de sus patas, la tendía para tocar el lomo de su enemiga que sobre ella se lanzaba incontinenti agitando amenazadora sus mandíbulas; en ocasiones la provocación no era necesaria, sino que la primera emprendía contra la zancuda el ataque decisivo, que ésta evitaba valiéndose de las extremidades filiformes con la agilidad de un torero, quedando nuevamente en guardia, tendiendo precavida la sutil antena para tocar rápidamente el cuerpo enemigo, y retirándola con rapidez para emprender un nuevo rodeo, continuándose la lid de esta manera, por algún tiempo. En realidad, era una labor inteligente la efectuada por el astuto insecto: tomando de las glándulas de su abdomen la extremidad de un hilo, </w:t>
      </w:r>
      <w:r w:rsidRPr="2485F878" w:rsidR="290C9EFA">
        <w:rPr>
          <w:rFonts w:ascii="Aptos" w:hAnsi="Aptos" w:eastAsia="Aptos" w:cs="Aptos"/>
          <w:color w:val="000000" w:themeColor="text1" w:themeTint="FF" w:themeShade="FF"/>
          <w:sz w:val="28"/>
          <w:szCs w:val="28"/>
        </w:rPr>
        <w:t>llevábale</w:t>
      </w:r>
      <w:r w:rsidRPr="2485F878" w:rsidR="290C9EFA">
        <w:rPr>
          <w:rFonts w:ascii="Aptos" w:hAnsi="Aptos" w:eastAsia="Aptos" w:cs="Aptos"/>
          <w:color w:val="000000" w:themeColor="text1" w:themeTint="FF" w:themeShade="FF"/>
          <w:sz w:val="28"/>
          <w:szCs w:val="28"/>
        </w:rPr>
        <w:t xml:space="preserve"> diestramente sobre el cuerpo de su adversaria, atándole, envolviéndole imperceptible y gradualmente en una red que concluía por inmovilizarle. Era en vano que ésta, al sentirse presa, se debatiera angustiosamente; terminado el</w:t>
      </w:r>
      <w:commentRangeStart w:id="57"/>
      <w:commentRangeStart w:id="58"/>
      <w:r w:rsidRPr="2485F878" w:rsidR="290C9EFA">
        <w:rPr>
          <w:rFonts w:ascii="Aptos" w:hAnsi="Aptos" w:eastAsia="Aptos" w:cs="Aptos"/>
          <w:color w:val="000000" w:themeColor="text1" w:themeTint="FF" w:themeShade="FF"/>
          <w:sz w:val="28"/>
          <w:szCs w:val="28"/>
        </w:rPr>
        <w:t xml:space="preserve"> te</w:t>
      </w:r>
      <w:r w:rsidRPr="2485F878" w:rsidR="179BC097">
        <w:rPr>
          <w:rFonts w:ascii="Aptos" w:hAnsi="Aptos" w:eastAsia="Aptos" w:cs="Aptos"/>
          <w:color w:val="000000" w:themeColor="text1" w:themeTint="FF" w:themeShade="FF"/>
          <w:sz w:val="28"/>
          <w:szCs w:val="28"/>
        </w:rPr>
        <w:t>j</w:t>
      </w:r>
      <w:r w:rsidRPr="2485F878" w:rsidR="290C9EFA">
        <w:rPr>
          <w:rFonts w:ascii="Aptos" w:hAnsi="Aptos" w:eastAsia="Aptos" w:cs="Aptos"/>
          <w:color w:val="000000" w:themeColor="text1" w:themeTint="FF" w:themeShade="FF"/>
          <w:sz w:val="28"/>
          <w:szCs w:val="28"/>
        </w:rPr>
        <w:t>ido</w:t>
      </w:r>
      <w:commentRangeEnd w:id="57"/>
      <w:r>
        <w:rPr>
          <w:rStyle w:val="CommentReference"/>
        </w:rPr>
        <w:commentReference w:id="57"/>
      </w:r>
      <w:commentRangeEnd w:id="58"/>
      <w:r>
        <w:rPr>
          <w:rStyle w:val="CommentReference"/>
        </w:rPr>
        <w:commentReference w:id="58"/>
      </w:r>
      <w:r w:rsidRPr="2485F878" w:rsidR="290C9EFA">
        <w:rPr>
          <w:rFonts w:ascii="Aptos" w:hAnsi="Aptos" w:eastAsia="Aptos" w:cs="Aptos"/>
          <w:color w:val="000000" w:themeColor="text1" w:themeTint="FF" w:themeShade="FF"/>
          <w:sz w:val="28"/>
          <w:szCs w:val="28"/>
        </w:rPr>
        <w:t xml:space="preserve">, los filamentos suspensores del rechoncho cuerpecillo avanzaban sigilosamente, hasta colocarle encima de la prisionera, </w:t>
      </w:r>
      <w:r w:rsidRPr="2485F878" w:rsidR="290C9EFA">
        <w:rPr>
          <w:rFonts w:ascii="Aptos" w:hAnsi="Aptos" w:eastAsia="Aptos" w:cs="Aptos"/>
          <w:color w:val="000000" w:themeColor="text1" w:themeTint="FF" w:themeShade="FF"/>
          <w:sz w:val="28"/>
          <w:szCs w:val="28"/>
        </w:rPr>
        <w:t>doblábanse</w:t>
      </w:r>
      <w:r w:rsidRPr="2485F878" w:rsidR="290C9EFA">
        <w:rPr>
          <w:rFonts w:ascii="Aptos" w:hAnsi="Aptos" w:eastAsia="Aptos" w:cs="Aptos"/>
          <w:color w:val="000000" w:themeColor="text1" w:themeTint="FF" w:themeShade="FF"/>
          <w:sz w:val="28"/>
          <w:szCs w:val="28"/>
        </w:rPr>
        <w:t xml:space="preserve"> con lentitud, y el verdugo clavaba sus mandíbulas de vampiro sobre el cuerpo indefenso, abandonándole en su tenue sudario después de haberle sorbido la sangre y la vida.</w:t>
      </w:r>
    </w:p>
    <w:p w:rsidR="290C9EFA" w:rsidP="4348C004" w:rsidRDefault="290C9EFA" w14:paraId="1300A422" w14:textId="7ED54DFA">
      <w:pPr>
        <w:spacing w:after="0" w:line="360" w:lineRule="auto"/>
        <w:ind w:firstLine="708"/>
        <w:jc w:val="both"/>
        <w:rPr>
          <w:rFonts w:ascii="Aptos" w:hAnsi="Aptos" w:eastAsia="Aptos" w:cs="Aptos"/>
          <w:color w:val="000000" w:themeColor="text1"/>
          <w:sz w:val="28"/>
          <w:szCs w:val="28"/>
        </w:rPr>
      </w:pPr>
      <w:r w:rsidRPr="2485F878" w:rsidR="290C9EFA">
        <w:rPr>
          <w:rFonts w:ascii="Aptos" w:hAnsi="Aptos" w:eastAsia="Aptos" w:cs="Aptos"/>
          <w:color w:val="000000" w:themeColor="text1" w:themeTint="FF" w:themeShade="FF"/>
          <w:sz w:val="28"/>
          <w:szCs w:val="28"/>
        </w:rPr>
        <w:t xml:space="preserve">Al mes de haber cumplido mis doce años, a la caída de una tarde tempestuosa, me había refugiado en el despacho de mi padre, ausente a la sazón, y procuraba calentar mi cuerpo aterido por el viento frío y húmedo, sentado en el sillón de piel de su escritorio, envuelto en uno de sus abrigos que tomé del perchero, y tratando de reanimar mis pies helados en la curtida y lanosa piel de carnero que bajo la mesa se encontraba. Al pie de la lámpara de petróleo que yo había encendido, estaba un libro encuadernado en rojo tafilete: era el tomo segundo de </w:t>
      </w:r>
      <w:r w:rsidRPr="2485F878" w:rsidR="290C9EFA">
        <w:rPr>
          <w:rFonts w:ascii="Aptos" w:hAnsi="Aptos" w:eastAsia="Aptos" w:cs="Aptos"/>
          <w:i w:val="1"/>
          <w:iCs w:val="1"/>
          <w:color w:val="000000" w:themeColor="text1" w:themeTint="FF" w:themeShade="FF"/>
          <w:sz w:val="28"/>
          <w:szCs w:val="28"/>
        </w:rPr>
        <w:t>La Divina Comedia</w:t>
      </w:r>
      <w:r w:rsidRPr="2485F878" w:rsidR="290C9EFA">
        <w:rPr>
          <w:rFonts w:ascii="Aptos" w:hAnsi="Aptos" w:eastAsia="Aptos" w:cs="Aptos"/>
          <w:color w:val="000000" w:themeColor="text1" w:themeTint="FF" w:themeShade="FF"/>
          <w:sz w:val="28"/>
          <w:szCs w:val="28"/>
        </w:rPr>
        <w:t xml:space="preserve">, obra monumental que la prodigiosa imaginación y el lápiz maestro de Gustavo Doré enriquecieron con láminas incomparables, y las que me puse a contemplar una por una, hasta llegar </w:t>
      </w:r>
      <w:r w:rsidRPr="2485F878" w:rsidR="290C9EFA">
        <w:rPr>
          <w:rFonts w:ascii="Aptos" w:hAnsi="Aptos" w:eastAsia="Aptos" w:cs="Aptos"/>
          <w:color w:val="000000" w:themeColor="text1" w:themeTint="FF" w:themeShade="FF"/>
          <w:sz w:val="28"/>
          <w:szCs w:val="28"/>
        </w:rPr>
        <w:t>a la</w:t>
      </w:r>
      <w:r w:rsidRPr="2485F878" w:rsidR="290C9EFA">
        <w:rPr>
          <w:rFonts w:ascii="Aptos" w:hAnsi="Aptos" w:eastAsia="Aptos" w:cs="Aptos"/>
          <w:color w:val="000000" w:themeColor="text1" w:themeTint="FF" w:themeShade="FF"/>
          <w:sz w:val="28"/>
          <w:szCs w:val="28"/>
        </w:rPr>
        <w:t xml:space="preserve"> </w:t>
      </w:r>
      <w:r w:rsidRPr="2485F878" w:rsidR="290C9EFA">
        <w:rPr>
          <w:rFonts w:ascii="Aptos" w:hAnsi="Aptos" w:eastAsia="Aptos" w:cs="Aptos"/>
          <w:color w:val="000000" w:themeColor="text1" w:themeTint="FF" w:themeShade="FF"/>
          <w:sz w:val="28"/>
          <w:szCs w:val="28"/>
        </w:rPr>
        <w:t>número</w:t>
      </w:r>
      <w:r w:rsidRPr="2485F878" w:rsidR="290C9EFA">
        <w:rPr>
          <w:rFonts w:ascii="Aptos" w:hAnsi="Aptos" w:eastAsia="Aptos" w:cs="Aptos"/>
          <w:color w:val="000000" w:themeColor="text1" w:themeTint="FF" w:themeShade="FF"/>
          <w:sz w:val="28"/>
          <w:szCs w:val="28"/>
        </w:rPr>
        <w:t xml:space="preserve"> diecinueve, en cuya foja protectora de papel de China </w:t>
      </w:r>
      <w:r w:rsidRPr="2485F878" w:rsidR="290C9EFA">
        <w:rPr>
          <w:rFonts w:ascii="Aptos" w:hAnsi="Aptos" w:eastAsia="Aptos" w:cs="Aptos"/>
          <w:color w:val="000000" w:themeColor="text1" w:themeTint="FF" w:themeShade="FF"/>
          <w:sz w:val="28"/>
          <w:szCs w:val="28"/>
        </w:rPr>
        <w:t>veíase</w:t>
      </w:r>
      <w:r w:rsidRPr="2485F878" w:rsidR="290C9EFA">
        <w:rPr>
          <w:rFonts w:ascii="Aptos" w:hAnsi="Aptos" w:eastAsia="Aptos" w:cs="Aptos"/>
          <w:color w:val="000000" w:themeColor="text1" w:themeTint="FF" w:themeShade="FF"/>
          <w:sz w:val="28"/>
          <w:szCs w:val="28"/>
        </w:rPr>
        <w:t xml:space="preserve"> a manera de rubro, la estrofa que ilustra:</w:t>
      </w:r>
    </w:p>
    <w:p w:rsidR="4348C004" w:rsidP="4348C004" w:rsidRDefault="4348C004" w14:paraId="7C296C1F" w14:textId="7624BA40">
      <w:pPr>
        <w:spacing w:after="0" w:line="240" w:lineRule="auto"/>
        <w:jc w:val="both"/>
        <w:rPr>
          <w:rFonts w:ascii="Aptos" w:hAnsi="Aptos" w:eastAsia="Aptos" w:cs="Aptos"/>
          <w:color w:val="000000" w:themeColor="text1"/>
          <w:sz w:val="28"/>
          <w:szCs w:val="28"/>
        </w:rPr>
      </w:pPr>
    </w:p>
    <w:p w:rsidR="290C9EFA" w:rsidP="4348C004" w:rsidRDefault="290C9EFA" w14:paraId="30B2F8BC" w14:textId="7581BF16">
      <w:pPr>
        <w:spacing w:after="0" w:line="240" w:lineRule="auto"/>
        <w:ind w:firstLine="708"/>
        <w:jc w:val="both"/>
        <w:rPr>
          <w:rFonts w:ascii="Aptos" w:hAnsi="Aptos" w:eastAsia="Aptos" w:cs="Aptos"/>
          <w:color w:val="000000" w:themeColor="text1"/>
          <w:sz w:val="28"/>
          <w:szCs w:val="28"/>
        </w:rPr>
      </w:pPr>
      <w:r w:rsidRPr="4348C004">
        <w:rPr>
          <w:rFonts w:ascii="Aptos" w:hAnsi="Aptos" w:eastAsia="Aptos" w:cs="Aptos"/>
          <w:color w:val="000000" w:themeColor="text1"/>
          <w:sz w:val="28"/>
          <w:szCs w:val="28"/>
        </w:rPr>
        <w:t>O FOLLE ARAGNE, SÌ VEDEA IO TE,</w:t>
      </w:r>
    </w:p>
    <w:p w:rsidR="290C9EFA" w:rsidP="4348C004" w:rsidRDefault="290C9EFA" w14:paraId="24457F4C" w14:textId="0EE2FDA1">
      <w:pPr>
        <w:spacing w:after="0" w:line="240" w:lineRule="auto"/>
        <w:ind w:firstLine="708"/>
        <w:jc w:val="both"/>
        <w:rPr>
          <w:rFonts w:ascii="Aptos" w:hAnsi="Aptos" w:eastAsia="Aptos" w:cs="Aptos"/>
          <w:color w:val="000000" w:themeColor="text1"/>
          <w:sz w:val="28"/>
          <w:szCs w:val="28"/>
        </w:rPr>
      </w:pPr>
      <w:r w:rsidRPr="4348C004">
        <w:rPr>
          <w:rFonts w:ascii="Aptos" w:hAnsi="Aptos" w:eastAsia="Aptos" w:cs="Aptos"/>
          <w:color w:val="000000" w:themeColor="text1"/>
          <w:sz w:val="28"/>
          <w:szCs w:val="28"/>
        </w:rPr>
        <w:t>GIÀ MEZZA RAGNA, TRISTA IN SU LI STRACCI</w:t>
      </w:r>
    </w:p>
    <w:p w:rsidR="290C9EFA" w:rsidP="4348C004" w:rsidRDefault="290C9EFA" w14:paraId="3832B045" w14:textId="38340B38">
      <w:pPr>
        <w:spacing w:after="0" w:line="240" w:lineRule="auto"/>
        <w:ind w:firstLine="708"/>
        <w:jc w:val="both"/>
        <w:rPr>
          <w:rFonts w:ascii="Aptos" w:hAnsi="Aptos" w:eastAsia="Aptos" w:cs="Aptos"/>
          <w:color w:val="000000" w:themeColor="text1"/>
          <w:sz w:val="28"/>
          <w:szCs w:val="28"/>
        </w:rPr>
      </w:pPr>
      <w:r w:rsidRPr="4348C004">
        <w:rPr>
          <w:rFonts w:ascii="Aptos" w:hAnsi="Aptos" w:eastAsia="Aptos" w:cs="Aptos"/>
          <w:color w:val="000000" w:themeColor="text1"/>
          <w:sz w:val="28"/>
          <w:szCs w:val="28"/>
        </w:rPr>
        <w:t>DE L’OPERA CHE MAL PER TE SI FÉ.</w:t>
      </w:r>
    </w:p>
    <w:p w:rsidR="4348C004" w:rsidP="4348C004" w:rsidRDefault="4348C004" w14:paraId="3BB06BC1" w14:textId="54E08819">
      <w:pPr>
        <w:spacing w:after="0" w:line="240" w:lineRule="auto"/>
        <w:jc w:val="both"/>
        <w:rPr>
          <w:rFonts w:ascii="Aptos" w:hAnsi="Aptos" w:eastAsia="Aptos" w:cs="Aptos"/>
          <w:color w:val="000000" w:themeColor="text1"/>
          <w:sz w:val="28"/>
          <w:szCs w:val="28"/>
        </w:rPr>
      </w:pPr>
    </w:p>
    <w:p w:rsidR="290C9EFA" w:rsidP="4348C004" w:rsidRDefault="290C9EFA" w14:paraId="6CA192EB" w14:textId="195FB520">
      <w:pPr>
        <w:spacing w:after="0" w:line="240" w:lineRule="auto"/>
        <w:ind w:firstLine="708"/>
        <w:jc w:val="both"/>
        <w:rPr>
          <w:rFonts w:ascii="Aptos" w:hAnsi="Aptos" w:eastAsia="Aptos" w:cs="Aptos"/>
          <w:color w:val="000000" w:themeColor="text1"/>
          <w:sz w:val="28"/>
          <w:szCs w:val="28"/>
        </w:rPr>
      </w:pPr>
      <w:commentRangeStart w:id="60"/>
      <w:r w:rsidRPr="7BAD06AF">
        <w:rPr>
          <w:rFonts w:ascii="Aptos" w:hAnsi="Aptos" w:eastAsia="Aptos" w:cs="Aptos"/>
          <w:color w:val="000000" w:themeColor="text1"/>
          <w:sz w:val="28"/>
          <w:szCs w:val="28"/>
        </w:rPr>
        <w:t>“¡Oh insensata Arachne!, ¡también a ti te veía,</w:t>
      </w:r>
    </w:p>
    <w:p w:rsidR="290C9EFA" w:rsidP="4348C004" w:rsidRDefault="290C9EFA" w14:paraId="092A1C46" w14:textId="615E591A">
      <w:pPr>
        <w:spacing w:after="0" w:line="240" w:lineRule="auto"/>
        <w:ind w:firstLine="708"/>
        <w:jc w:val="both"/>
        <w:rPr>
          <w:rFonts w:ascii="Aptos" w:hAnsi="Aptos" w:eastAsia="Aptos" w:cs="Aptos"/>
          <w:color w:val="000000" w:themeColor="text1"/>
          <w:sz w:val="28"/>
          <w:szCs w:val="28"/>
        </w:rPr>
      </w:pPr>
      <w:r w:rsidRPr="4348C004">
        <w:rPr>
          <w:rFonts w:ascii="Aptos" w:hAnsi="Aptos" w:eastAsia="Aptos" w:cs="Aptos"/>
          <w:color w:val="000000" w:themeColor="text1"/>
          <w:sz w:val="28"/>
          <w:szCs w:val="28"/>
        </w:rPr>
        <w:t>medio convertida en araña, yaciendo sobre los destrozados restos</w:t>
      </w:r>
    </w:p>
    <w:p w:rsidR="290C9EFA" w:rsidP="4348C004" w:rsidRDefault="290C9EFA" w14:paraId="378980BB" w14:textId="76367973">
      <w:pPr>
        <w:spacing w:after="0" w:line="240" w:lineRule="auto"/>
        <w:ind w:firstLine="708"/>
        <w:jc w:val="both"/>
        <w:rPr>
          <w:rFonts w:ascii="Aptos" w:hAnsi="Aptos" w:eastAsia="Aptos" w:cs="Aptos"/>
          <w:color w:val="000000" w:themeColor="text1"/>
          <w:sz w:val="28"/>
          <w:szCs w:val="28"/>
        </w:rPr>
      </w:pPr>
      <w:r w:rsidRPr="4348C004">
        <w:rPr>
          <w:rFonts w:ascii="Aptos" w:hAnsi="Aptos" w:eastAsia="Aptos" w:cs="Aptos"/>
          <w:color w:val="000000" w:themeColor="text1"/>
          <w:sz w:val="28"/>
          <w:szCs w:val="28"/>
        </w:rPr>
        <w:t>de la obra que tejiste en tu propio daño!”</w:t>
      </w:r>
    </w:p>
    <w:p w:rsidR="290C9EFA" w:rsidP="4348C004" w:rsidRDefault="290C9EFA" w14:paraId="1B8B48C0" w14:textId="37F81EA3">
      <w:pPr>
        <w:spacing w:after="0" w:line="240" w:lineRule="auto"/>
        <w:ind w:left="1416" w:firstLine="708"/>
        <w:jc w:val="both"/>
        <w:rPr>
          <w:rFonts w:ascii="Aptos" w:hAnsi="Aptos" w:eastAsia="Aptos" w:cs="Aptos"/>
          <w:color w:val="000000" w:themeColor="text1"/>
          <w:sz w:val="28"/>
          <w:szCs w:val="28"/>
        </w:rPr>
      </w:pPr>
      <w:commentRangeStart w:id="61"/>
      <w:commentRangeStart w:id="62"/>
      <w:r w:rsidRPr="7BAD06AF">
        <w:rPr>
          <w:rFonts w:ascii="Aptos" w:hAnsi="Aptos" w:eastAsia="Aptos" w:cs="Aptos"/>
          <w:color w:val="000000" w:themeColor="text1"/>
          <w:sz w:val="28"/>
          <w:szCs w:val="28"/>
        </w:rPr>
        <w:t>PUR., C. XII, V. 43, 44 y 45.</w:t>
      </w:r>
      <w:commentRangeEnd w:id="60"/>
      <w:r>
        <w:rPr>
          <w:rStyle w:val="CommentReference"/>
          <w:rFonts w:ascii="Aptos" w:hAnsi="Aptos" w:eastAsia="Aptos" w:cs="Aptos"/>
          <w:color w:val="000000" w:themeColor="text1"/>
          <w:sz w:val="28"/>
          <w:szCs w:val="28"/>
        </w:rPr>
        <w:commentReference w:id="60"/>
      </w:r>
      <w:commentRangeEnd w:id="61"/>
      <w:r>
        <w:rPr>
          <w:rStyle w:val="CommentReference"/>
          <w:rFonts w:ascii="Aptos" w:hAnsi="Aptos" w:eastAsia="Aptos" w:cs="Aptos"/>
          <w:color w:val="000000" w:themeColor="text1"/>
          <w:sz w:val="28"/>
          <w:szCs w:val="28"/>
        </w:rPr>
        <w:commentReference w:id="61"/>
      </w:r>
      <w:commentRangeEnd w:id="62"/>
      <w:r>
        <w:rPr>
          <w:rStyle w:val="CommentReference"/>
        </w:rPr>
        <w:commentReference w:id="62"/>
      </w:r>
    </w:p>
    <w:p w:rsidR="4348C004" w:rsidP="4348C004" w:rsidRDefault="4348C004" w14:paraId="1F025CBD" w14:textId="36FB4059">
      <w:pPr>
        <w:spacing w:after="0" w:line="240" w:lineRule="auto"/>
        <w:jc w:val="both"/>
        <w:rPr>
          <w:rFonts w:ascii="Aptos" w:hAnsi="Aptos" w:eastAsia="Aptos" w:cs="Aptos"/>
          <w:color w:val="000000" w:themeColor="text1"/>
          <w:sz w:val="28"/>
          <w:szCs w:val="28"/>
        </w:rPr>
      </w:pPr>
    </w:p>
    <w:p w:rsidR="290C9EFA" w:rsidP="4348C004" w:rsidRDefault="290C9EFA" w14:paraId="1D1B5029" w14:textId="607E2CAF">
      <w:pPr>
        <w:spacing w:after="0" w:line="360" w:lineRule="auto"/>
        <w:ind w:firstLine="708"/>
        <w:jc w:val="both"/>
        <w:rPr>
          <w:rFonts w:ascii="Aptos" w:hAnsi="Aptos" w:eastAsia="Aptos" w:cs="Aptos"/>
          <w:color w:val="000000" w:themeColor="text1"/>
          <w:sz w:val="28"/>
          <w:szCs w:val="28"/>
        </w:rPr>
      </w:pPr>
      <w:r w:rsidRPr="2485F878" w:rsidR="290C9EFA">
        <w:rPr>
          <w:rFonts w:ascii="Aptos" w:hAnsi="Aptos" w:eastAsia="Aptos" w:cs="Aptos"/>
          <w:color w:val="000000" w:themeColor="text1" w:themeTint="FF" w:themeShade="FF"/>
          <w:sz w:val="28"/>
          <w:szCs w:val="28"/>
        </w:rPr>
        <w:t>Impresionado por aquella atrevida concepción fantástica, permanecía yo absorto contemplándola. No pude contener un grito de sorpresa y terror: a dos pasos, al otro lado de la mesa, me contemplaba en pie el odiado viejecillo con la sempiterna risa socarrona en su rostro que me pareció aún más mefistofélico, por la roja luz que alumbraba su busto a tra</w:t>
      </w:r>
      <w:r w:rsidRPr="2485F878" w:rsidR="290C9EFA">
        <w:rPr>
          <w:rFonts w:ascii="Aptos" w:hAnsi="Aptos" w:eastAsia="Aptos" w:cs="Aptos"/>
          <w:color w:val="000000" w:themeColor="text1" w:themeTint="FF" w:themeShade="FF"/>
          <w:sz w:val="28"/>
          <w:szCs w:val="28"/>
        </w:rPr>
        <w:t>vés</w:t>
      </w:r>
      <w:r w:rsidRPr="2485F878" w:rsidR="290C9EFA">
        <w:rPr>
          <w:rFonts w:ascii="Aptos" w:hAnsi="Aptos" w:eastAsia="Aptos" w:cs="Aptos"/>
          <w:color w:val="000000" w:themeColor="text1" w:themeTint="FF" w:themeShade="FF"/>
          <w:sz w:val="28"/>
          <w:szCs w:val="28"/>
        </w:rPr>
        <w:t xml:space="preserve"> de la pantalla de tafetán escarlata. Mis dientes castañetearon y, de un salto, abandoné el sillón tratando de huir; pero él entonces se colocó delante de la puerta extendiendo sus brazos hacia mí y diciendo: “Ya sabes, chiquillo, no se pasa sin dar un abrazo” y en aquella postura, un tanto agazapado, avanzó atajando mis rodeos hasta agarrarme a pesar de mis gritos. En aquel momento la puerta se abrió y mi padre, muy pálido y con brusco movimiento, me sacó de entre las tenazas que me sujetaban y, amparándome, gritó con voz irritada: “He dicho a usted que no toque a mi hijo, ¡o vive Dios…!''</w:t>
      </w:r>
      <w:r w:rsidRPr="2485F878" w:rsidR="4A65E07C">
        <w:rPr>
          <w:rFonts w:ascii="Aptos" w:hAnsi="Aptos" w:eastAsia="Aptos" w:cs="Aptos"/>
          <w:color w:val="000000" w:themeColor="text1" w:themeTint="FF" w:themeShade="FF"/>
          <w:sz w:val="28"/>
          <w:szCs w:val="28"/>
        </w:rPr>
        <w:t>.</w:t>
      </w:r>
      <w:r w:rsidRPr="2485F878" w:rsidR="290C9EFA">
        <w:rPr>
          <w:rFonts w:ascii="Aptos" w:hAnsi="Aptos" w:eastAsia="Aptos" w:cs="Aptos"/>
          <w:color w:val="000000" w:themeColor="text1" w:themeTint="FF" w:themeShade="FF"/>
          <w:sz w:val="28"/>
          <w:szCs w:val="28"/>
        </w:rPr>
        <w:t xml:space="preserve"> El brazo izquierdo del viejo se estiró hasta tocar el hombro de mi padre, en tanto que el derecho llevó la mano al ojillo de mi perseguidor, que guiñaba maliciosamente; a este ademán, mi padre refrenó su cólera y, tomándome por los hombros, me encaminó a la puerta diciéndome: “Es hora de que tomes tu alimento y te acuestes; ve, hijo mío, ve tranquilo</w:t>
      </w:r>
      <w:r w:rsidRPr="2485F878" w:rsidR="290C9EFA">
        <w:rPr>
          <w:rFonts w:ascii="Aptos" w:hAnsi="Aptos" w:eastAsia="Aptos" w:cs="Aptos"/>
          <w:color w:val="000000" w:themeColor="text1" w:themeTint="FF" w:themeShade="FF"/>
          <w:sz w:val="28"/>
          <w:szCs w:val="28"/>
        </w:rPr>
        <w:t>”</w:t>
      </w:r>
      <w:r w:rsidRPr="2485F878" w:rsidR="3F05DC4B">
        <w:rPr>
          <w:rFonts w:ascii="Aptos" w:hAnsi="Aptos" w:eastAsia="Aptos" w:cs="Aptos"/>
          <w:color w:val="000000" w:themeColor="text1" w:themeTint="FF" w:themeShade="FF"/>
          <w:sz w:val="28"/>
          <w:szCs w:val="28"/>
        </w:rPr>
        <w:t>.</w:t>
      </w:r>
      <w:r w:rsidRPr="2485F878" w:rsidR="290C9EFA">
        <w:rPr>
          <w:rFonts w:ascii="Aptos" w:hAnsi="Aptos" w:eastAsia="Aptos" w:cs="Aptos"/>
          <w:color w:val="000000" w:themeColor="text1" w:themeTint="FF" w:themeShade="FF"/>
          <w:sz w:val="28"/>
          <w:szCs w:val="28"/>
        </w:rPr>
        <w:t xml:space="preserve"> Y besando mi frente, cerró tras de mí la puerta en tanto que yo me apresuré a ganar mi alcoba, donde sin pensar en tomar mi acostumbrada taza de café con leche y acosado por una sed atroz, bebí un vaso de agu</w:t>
      </w:r>
      <w:r w:rsidRPr="2485F878" w:rsidR="290C9EFA">
        <w:rPr>
          <w:rFonts w:ascii="Aptos" w:hAnsi="Aptos" w:eastAsia="Aptos" w:cs="Aptos"/>
          <w:color w:val="000000" w:themeColor="text1" w:themeTint="FF" w:themeShade="FF"/>
          <w:sz w:val="28"/>
          <w:szCs w:val="28"/>
        </w:rPr>
        <w:t>a y</w:t>
      </w:r>
      <w:r w:rsidRPr="2485F878" w:rsidR="290C9EFA">
        <w:rPr>
          <w:rFonts w:ascii="Aptos" w:hAnsi="Aptos" w:eastAsia="Aptos" w:cs="Aptos"/>
          <w:color w:val="000000" w:themeColor="text1" w:themeTint="FF" w:themeShade="FF"/>
          <w:sz w:val="28"/>
          <w:szCs w:val="28"/>
        </w:rPr>
        <w:t>e</w:t>
      </w:r>
      <w:r w:rsidRPr="2485F878" w:rsidR="290C9EFA">
        <w:rPr>
          <w:rFonts w:ascii="Aptos" w:hAnsi="Aptos" w:eastAsia="Aptos" w:cs="Aptos"/>
          <w:color w:val="000000" w:themeColor="text1" w:themeTint="FF" w:themeShade="FF"/>
          <w:sz w:val="28"/>
          <w:szCs w:val="28"/>
        </w:rPr>
        <w:t>ndo a acostarme en mi lecho, presa de escalofrío y malestar.</w:t>
      </w:r>
    </w:p>
    <w:p w:rsidR="290C9EFA" w:rsidP="4348C004" w:rsidRDefault="290C9EFA" w14:paraId="430B498B" w14:textId="4D651EB0">
      <w:pPr>
        <w:spacing w:after="0" w:line="360" w:lineRule="auto"/>
        <w:ind w:firstLine="708"/>
        <w:jc w:val="both"/>
        <w:rPr>
          <w:rFonts w:ascii="Aptos" w:hAnsi="Aptos" w:eastAsia="Aptos" w:cs="Aptos"/>
          <w:color w:val="000000" w:themeColor="text1"/>
          <w:sz w:val="28"/>
          <w:szCs w:val="28"/>
        </w:rPr>
      </w:pPr>
      <w:r w:rsidRPr="2485F878" w:rsidR="290C9EFA">
        <w:rPr>
          <w:rFonts w:ascii="Aptos" w:hAnsi="Aptos" w:eastAsia="Aptos" w:cs="Aptos"/>
          <w:color w:val="000000" w:themeColor="text1" w:themeTint="FF" w:themeShade="FF"/>
          <w:sz w:val="28"/>
          <w:szCs w:val="28"/>
        </w:rPr>
        <w:t xml:space="preserve">Dormí algunas horas con sueño intranquilo y agitado, despertando cada instante con sobresaltos, hasta que vencido por el cansancio, caí en un pesado sopor en el que mi imaginación calenturienta forjó una espantosa pesadilla: </w:t>
      </w:r>
      <w:r w:rsidRPr="2485F878" w:rsidR="290C9EFA">
        <w:rPr>
          <w:rFonts w:ascii="Aptos" w:hAnsi="Aptos" w:eastAsia="Aptos" w:cs="Aptos"/>
          <w:color w:val="000000" w:themeColor="text1" w:themeTint="FF" w:themeShade="FF"/>
          <w:sz w:val="28"/>
          <w:szCs w:val="28"/>
        </w:rPr>
        <w:t>hallábame</w:t>
      </w:r>
      <w:r w:rsidRPr="2485F878" w:rsidR="290C9EFA">
        <w:rPr>
          <w:rFonts w:ascii="Aptos" w:hAnsi="Aptos" w:eastAsia="Aptos" w:cs="Aptos"/>
          <w:color w:val="000000" w:themeColor="text1" w:themeTint="FF" w:themeShade="FF"/>
          <w:sz w:val="28"/>
          <w:szCs w:val="28"/>
        </w:rPr>
        <w:t xml:space="preserve"> en el desván, en el desván prodigiosamente aumentado, la varilla de un mago había dado enormes proporciones a los muros, muebles y objetos allí arrumbados; </w:t>
      </w:r>
      <w:r w:rsidRPr="2485F878" w:rsidR="290C9EFA">
        <w:rPr>
          <w:rFonts w:ascii="Aptos" w:hAnsi="Aptos" w:eastAsia="Aptos" w:cs="Aptos"/>
          <w:color w:val="000000" w:themeColor="text1" w:themeTint="FF" w:themeShade="FF"/>
          <w:sz w:val="28"/>
          <w:szCs w:val="28"/>
        </w:rPr>
        <w:t>veíalos</w:t>
      </w:r>
      <w:r w:rsidRPr="2485F878" w:rsidR="290C9EFA">
        <w:rPr>
          <w:rFonts w:ascii="Aptos" w:hAnsi="Aptos" w:eastAsia="Aptos" w:cs="Aptos"/>
          <w:color w:val="000000" w:themeColor="text1" w:themeTint="FF" w:themeShade="FF"/>
          <w:sz w:val="28"/>
          <w:szCs w:val="28"/>
        </w:rPr>
        <w:t xml:space="preserve"> como a través de una lente de aumento colosal y me sentía pequeño, diminuto, reducido al volumen de uno de aquellos mosquitos que pululaban por el húmedo rincón. </w:t>
      </w:r>
      <w:r w:rsidRPr="2485F878" w:rsidR="290C9EFA">
        <w:rPr>
          <w:rFonts w:ascii="Aptos" w:hAnsi="Aptos" w:eastAsia="Aptos" w:cs="Aptos"/>
          <w:color w:val="000000" w:themeColor="text1" w:themeTint="FF" w:themeShade="FF"/>
          <w:sz w:val="28"/>
          <w:szCs w:val="28"/>
        </w:rPr>
        <w:t>Enm</w:t>
      </w:r>
      <w:r w:rsidRPr="2485F878" w:rsidR="290C9EFA">
        <w:rPr>
          <w:rFonts w:ascii="Aptos" w:hAnsi="Aptos" w:eastAsia="Aptos" w:cs="Aptos"/>
          <w:color w:val="000000" w:themeColor="text1" w:themeTint="FF" w:themeShade="FF"/>
          <w:sz w:val="28"/>
          <w:szCs w:val="28"/>
        </w:rPr>
        <w:t>e</w:t>
      </w:r>
      <w:r w:rsidRPr="2485F878" w:rsidR="290C9EFA">
        <w:rPr>
          <w:rFonts w:ascii="Aptos" w:hAnsi="Aptos" w:eastAsia="Aptos" w:cs="Aptos"/>
          <w:color w:val="000000" w:themeColor="text1" w:themeTint="FF" w:themeShade="FF"/>
          <w:sz w:val="28"/>
          <w:szCs w:val="28"/>
        </w:rPr>
        <w:t xml:space="preserve">dio del sucio enladrillado del pavimento, dos sombras se movían y poco a poco mis ojos, en un principio deslumbrados, pudieron distinguir en ellas forma y color. Una era mi padre que, como un enfermo baldado, se arrastraba penosamente en cuatro pies, gateando como una criatura, hasta tropezar con la otra silueta; era ésta un ser sobrenatural, fantástico, inverosímil, monstruoso y terrible; era una gigantesca araña de múltiples, largas y asquerosas patas sobre las que se mecía el abdomen y la cabeza del viejecillo socarrón, del repugnante italiano: el leonado </w:t>
      </w:r>
      <w:commentRangeStart w:id="67"/>
      <w:r w:rsidRPr="2485F878" w:rsidR="290C9EFA">
        <w:rPr>
          <w:rFonts w:ascii="Aptos" w:hAnsi="Aptos" w:eastAsia="Aptos" w:cs="Aptos"/>
          <w:color w:val="000000" w:themeColor="text1" w:themeTint="FF" w:themeShade="FF"/>
          <w:sz w:val="28"/>
          <w:szCs w:val="28"/>
        </w:rPr>
        <w:t>astra</w:t>
      </w:r>
      <w:r w:rsidRPr="2485F878" w:rsidR="3DBC545F">
        <w:rPr>
          <w:rFonts w:ascii="Aptos" w:hAnsi="Aptos" w:eastAsia="Aptos" w:cs="Aptos"/>
          <w:color w:val="000000" w:themeColor="text1" w:themeTint="FF" w:themeShade="FF"/>
          <w:sz w:val="28"/>
          <w:szCs w:val="28"/>
        </w:rPr>
        <w:t>c</w:t>
      </w:r>
      <w:r w:rsidRPr="2485F878" w:rsidR="290C9EFA">
        <w:rPr>
          <w:rFonts w:ascii="Aptos" w:hAnsi="Aptos" w:eastAsia="Aptos" w:cs="Aptos"/>
          <w:color w:val="000000" w:themeColor="text1" w:themeTint="FF" w:themeShade="FF"/>
          <w:sz w:val="28"/>
          <w:szCs w:val="28"/>
        </w:rPr>
        <w:t>án</w:t>
      </w:r>
      <w:commentRangeEnd w:id="67"/>
      <w:r>
        <w:rPr>
          <w:rStyle w:val="CommentReference"/>
        </w:rPr>
        <w:commentReference w:id="67"/>
      </w:r>
      <w:r w:rsidRPr="2485F878" w:rsidR="290C9EFA">
        <w:rPr>
          <w:rFonts w:ascii="Aptos" w:hAnsi="Aptos" w:eastAsia="Aptos" w:cs="Aptos"/>
          <w:color w:val="000000" w:themeColor="text1" w:themeTint="FF" w:themeShade="FF"/>
          <w:sz w:val="28"/>
          <w:szCs w:val="28"/>
        </w:rPr>
        <w:t xml:space="preserve"> de su saco había extendido las gasas o nudos de su tejido y era ya una piel cerdosa de pelos rojizos e hirsutos; por la ancha boca asomaba el sucio colmillo retorcido y, aumentados en número, los ojillos fosforescentes daban al rostro un aspecto diabólico.</w:t>
      </w:r>
    </w:p>
    <w:p w:rsidR="290C9EFA" w:rsidP="4348C004" w:rsidRDefault="290C9EFA" w14:paraId="7C180B68" w14:textId="5731D48E">
      <w:pPr>
        <w:spacing w:after="0" w:line="360" w:lineRule="auto"/>
        <w:ind w:firstLine="708"/>
        <w:jc w:val="both"/>
        <w:rPr>
          <w:rFonts w:ascii="Aptos" w:hAnsi="Aptos" w:eastAsia="Aptos" w:cs="Aptos"/>
          <w:color w:val="000000" w:themeColor="text1"/>
          <w:sz w:val="28"/>
          <w:szCs w:val="28"/>
        </w:rPr>
      </w:pPr>
      <w:r w:rsidRPr="2485F878" w:rsidR="290C9EFA">
        <w:rPr>
          <w:rFonts w:ascii="Aptos" w:hAnsi="Aptos" w:eastAsia="Aptos" w:cs="Aptos"/>
          <w:color w:val="000000" w:themeColor="text1" w:themeTint="FF" w:themeShade="FF"/>
          <w:sz w:val="28"/>
          <w:szCs w:val="28"/>
        </w:rPr>
        <w:t xml:space="preserve">Permanecieron ambos contemplándose, sonó la hueca risilla y una de las antenas del monstruo, después de tocar el vientre, </w:t>
      </w:r>
      <w:r w:rsidRPr="2485F878" w:rsidR="290C9EFA">
        <w:rPr>
          <w:rFonts w:ascii="Aptos" w:hAnsi="Aptos" w:eastAsia="Aptos" w:cs="Aptos"/>
          <w:color w:val="000000" w:themeColor="text1" w:themeTint="FF" w:themeShade="FF"/>
          <w:sz w:val="28"/>
          <w:szCs w:val="28"/>
        </w:rPr>
        <w:t>estiróse</w:t>
      </w:r>
      <w:r w:rsidRPr="2485F878" w:rsidR="290C9EFA">
        <w:rPr>
          <w:rFonts w:ascii="Aptos" w:hAnsi="Aptos" w:eastAsia="Aptos" w:cs="Aptos"/>
          <w:color w:val="000000" w:themeColor="text1" w:themeTint="FF" w:themeShade="FF"/>
          <w:sz w:val="28"/>
          <w:szCs w:val="28"/>
        </w:rPr>
        <w:t xml:space="preserve"> hasta posarse sobre la espalda de mi padr</w:t>
      </w:r>
      <w:commentRangeStart w:id="68"/>
      <w:r w:rsidRPr="2485F878" w:rsidR="290C9EFA">
        <w:rPr>
          <w:rFonts w:ascii="Aptos" w:hAnsi="Aptos" w:eastAsia="Aptos" w:cs="Aptos"/>
          <w:color w:val="000000" w:themeColor="text1" w:themeTint="FF" w:themeShade="FF"/>
          <w:sz w:val="28"/>
          <w:szCs w:val="28"/>
        </w:rPr>
        <w:t>e</w:t>
      </w:r>
      <w:r w:rsidRPr="2485F878" w:rsidR="58CC027C">
        <w:rPr>
          <w:rFonts w:ascii="Aptos" w:hAnsi="Aptos" w:eastAsia="Aptos" w:cs="Aptos"/>
          <w:color w:val="000000" w:themeColor="text1" w:themeTint="FF" w:themeShade="FF"/>
          <w:sz w:val="28"/>
          <w:szCs w:val="28"/>
        </w:rPr>
        <w:t>,</w:t>
      </w:r>
      <w:r w:rsidRPr="2485F878" w:rsidR="290C9EFA">
        <w:rPr>
          <w:rFonts w:ascii="Aptos" w:hAnsi="Aptos" w:eastAsia="Aptos" w:cs="Aptos"/>
          <w:color w:val="000000" w:themeColor="text1" w:themeTint="FF" w:themeShade="FF"/>
          <w:sz w:val="28"/>
          <w:szCs w:val="28"/>
        </w:rPr>
        <w:t xml:space="preserve"> q</w:t>
      </w:r>
      <w:commentRangeEnd w:id="68"/>
      <w:r>
        <w:rPr>
          <w:rStyle w:val="CommentReference"/>
        </w:rPr>
        <w:commentReference w:id="68"/>
      </w:r>
      <w:r w:rsidRPr="2485F878" w:rsidR="290C9EFA">
        <w:rPr>
          <w:rFonts w:ascii="Aptos" w:hAnsi="Aptos" w:eastAsia="Aptos" w:cs="Aptos"/>
          <w:color w:val="000000" w:themeColor="text1" w:themeTint="FF" w:themeShade="FF"/>
          <w:sz w:val="28"/>
          <w:szCs w:val="28"/>
        </w:rPr>
        <w:t>uien se lanzó hacia su contrario que esquivó el ataque dando un rodeo.</w:t>
      </w:r>
    </w:p>
    <w:p w:rsidR="290C9EFA" w:rsidP="4348C004" w:rsidRDefault="290C9EFA" w14:paraId="01DBDB33" w14:textId="4AC1FDCA">
      <w:pPr>
        <w:spacing w:after="0" w:line="360" w:lineRule="auto"/>
        <w:ind w:firstLine="708"/>
        <w:jc w:val="both"/>
        <w:rPr>
          <w:rFonts w:ascii="Aptos" w:hAnsi="Aptos" w:eastAsia="Aptos" w:cs="Aptos"/>
          <w:color w:val="000000" w:themeColor="text1"/>
          <w:sz w:val="28"/>
          <w:szCs w:val="28"/>
        </w:rPr>
      </w:pPr>
      <w:r w:rsidRPr="504CB805">
        <w:rPr>
          <w:rFonts w:ascii="Aptos" w:hAnsi="Aptos" w:eastAsia="Aptos" w:cs="Aptos"/>
          <w:color w:val="000000" w:themeColor="text1"/>
          <w:sz w:val="28"/>
          <w:szCs w:val="28"/>
        </w:rPr>
        <w:t xml:space="preserve">Nuevamente volvió a alzarse la temible extremidad, tocando otra vez el dorso… mi angustia no tenía límites, trataba de intervenir, de interponerme, de destrozar con manos y dientes la red de gruesos hilos que iba formándose y sujetando lentamente a mi desventurado padre ¡en vano!... el terror tenía paralizados mi garganta y mis miembros, no podía moverme ni pedir socorro, ¡veíame condenado a ser espectador de la inaudita lucha! Terminóse la obra fatal, la red funesta apretó sus nudos; el horrendo fantasma avanzó hasta sobreponerse a su presa, descendió encogiendo sus </w:t>
      </w:r>
      <w:commentRangeStart w:id="70"/>
      <w:r w:rsidRPr="504CB805">
        <w:rPr>
          <w:rFonts w:ascii="Aptos" w:hAnsi="Aptos" w:eastAsia="Aptos" w:cs="Aptos"/>
          <w:color w:val="000000" w:themeColor="text1"/>
          <w:sz w:val="28"/>
          <w:szCs w:val="28"/>
        </w:rPr>
        <w:t>tentáculos</w:t>
      </w:r>
      <w:commentRangeEnd w:id="70"/>
      <w:r w:rsidRPr="504CB805">
        <w:rPr>
          <w:rStyle w:val="CommentReference"/>
          <w:rFonts w:ascii="Aptos" w:hAnsi="Aptos" w:eastAsia="Aptos" w:cs="Aptos"/>
          <w:color w:val="000000" w:themeColor="text1"/>
          <w:sz w:val="28"/>
          <w:szCs w:val="28"/>
        </w:rPr>
        <w:commentReference w:id="70"/>
      </w:r>
      <w:r w:rsidRPr="504CB805">
        <w:rPr>
          <w:rFonts w:ascii="Aptos" w:hAnsi="Aptos" w:eastAsia="Aptos" w:cs="Aptos"/>
          <w:color w:val="000000" w:themeColor="text1"/>
          <w:sz w:val="28"/>
          <w:szCs w:val="28"/>
        </w:rPr>
        <w:t xml:space="preserve"> y clavó su mandíbula sobre la víctima indefensa que exhaló un lamento prolongado y doloroso.</w:t>
      </w:r>
    </w:p>
    <w:p w:rsidR="290C9EFA" w:rsidP="4348C004" w:rsidRDefault="290C9EFA" w14:paraId="717B8CF2" w14:textId="6699BE77">
      <w:pPr>
        <w:spacing w:after="0" w:line="360" w:lineRule="auto"/>
        <w:ind w:firstLine="708"/>
        <w:jc w:val="both"/>
        <w:rPr>
          <w:rFonts w:ascii="Aptos" w:hAnsi="Aptos" w:eastAsia="Aptos" w:cs="Aptos"/>
          <w:color w:val="000000" w:themeColor="text1"/>
          <w:sz w:val="28"/>
          <w:szCs w:val="28"/>
        </w:rPr>
      </w:pPr>
      <w:r w:rsidRPr="2485F878" w:rsidR="290C9EFA">
        <w:rPr>
          <w:rFonts w:ascii="Aptos" w:hAnsi="Aptos" w:eastAsia="Aptos" w:cs="Aptos"/>
          <w:color w:val="000000" w:themeColor="text1" w:themeTint="FF" w:themeShade="FF"/>
          <w:sz w:val="28"/>
          <w:szCs w:val="28"/>
        </w:rPr>
        <w:t xml:space="preserve">Desperté bañado en sudor frío; la fiebre me devoraba. </w:t>
      </w:r>
      <w:r w:rsidRPr="2485F878" w:rsidR="290C9EFA">
        <w:rPr>
          <w:rFonts w:ascii="Aptos" w:hAnsi="Aptos" w:eastAsia="Aptos" w:cs="Aptos"/>
          <w:color w:val="000000" w:themeColor="text1" w:themeTint="FF" w:themeShade="FF"/>
          <w:sz w:val="28"/>
          <w:szCs w:val="28"/>
        </w:rPr>
        <w:t>Levantéme</w:t>
      </w:r>
      <w:r w:rsidRPr="2485F878" w:rsidR="290C9EFA">
        <w:rPr>
          <w:rFonts w:ascii="Aptos" w:hAnsi="Aptos" w:eastAsia="Aptos" w:cs="Aptos"/>
          <w:color w:val="000000" w:themeColor="text1" w:themeTint="FF" w:themeShade="FF"/>
          <w:sz w:val="28"/>
          <w:szCs w:val="28"/>
        </w:rPr>
        <w:t xml:space="preserve"> y, </w:t>
      </w:r>
      <w:commentRangeStart w:id="71"/>
      <w:r w:rsidRPr="2485F878" w:rsidR="290C9EFA">
        <w:rPr>
          <w:rFonts w:ascii="Aptos" w:hAnsi="Aptos" w:eastAsia="Aptos" w:cs="Aptos"/>
          <w:color w:val="000000" w:themeColor="text1" w:themeTint="FF" w:themeShade="FF"/>
          <w:sz w:val="28"/>
          <w:szCs w:val="28"/>
        </w:rPr>
        <w:t>trasta</w:t>
      </w:r>
      <w:r w:rsidRPr="2485F878" w:rsidR="261CEEAC">
        <w:rPr>
          <w:rFonts w:ascii="Aptos" w:hAnsi="Aptos" w:eastAsia="Aptos" w:cs="Aptos"/>
          <w:color w:val="000000" w:themeColor="text1" w:themeTint="FF" w:themeShade="FF"/>
          <w:sz w:val="28"/>
          <w:szCs w:val="28"/>
        </w:rPr>
        <w:t>b</w:t>
      </w:r>
      <w:r w:rsidRPr="2485F878" w:rsidR="290C9EFA">
        <w:rPr>
          <w:rFonts w:ascii="Aptos" w:hAnsi="Aptos" w:eastAsia="Aptos" w:cs="Aptos"/>
          <w:color w:val="000000" w:themeColor="text1" w:themeTint="FF" w:themeShade="FF"/>
          <w:sz w:val="28"/>
          <w:szCs w:val="28"/>
        </w:rPr>
        <w:t>illando</w:t>
      </w:r>
      <w:commentRangeEnd w:id="71"/>
      <w:r>
        <w:rPr>
          <w:rStyle w:val="CommentReference"/>
        </w:rPr>
        <w:commentReference w:id="71"/>
      </w:r>
      <w:r w:rsidRPr="2485F878" w:rsidR="290C9EFA">
        <w:rPr>
          <w:rFonts w:ascii="Aptos" w:hAnsi="Aptos" w:eastAsia="Aptos" w:cs="Aptos"/>
          <w:color w:val="000000" w:themeColor="text1" w:themeTint="FF" w:themeShade="FF"/>
          <w:sz w:val="28"/>
          <w:szCs w:val="28"/>
        </w:rPr>
        <w:t xml:space="preserve">, me dirigí al lecho de mi padre en </w:t>
      </w:r>
      <w:r w:rsidRPr="2485F878" w:rsidR="290C9EFA">
        <w:rPr>
          <w:rFonts w:ascii="Aptos" w:hAnsi="Aptos" w:eastAsia="Aptos" w:cs="Aptos"/>
          <w:color w:val="000000" w:themeColor="text1" w:themeTint="FF" w:themeShade="FF"/>
          <w:sz w:val="28"/>
          <w:szCs w:val="28"/>
        </w:rPr>
        <w:t>pos</w:t>
      </w:r>
      <w:r w:rsidRPr="2485F878" w:rsidR="290C9EFA">
        <w:rPr>
          <w:rFonts w:ascii="Aptos" w:hAnsi="Aptos" w:eastAsia="Aptos" w:cs="Aptos"/>
          <w:color w:val="000000" w:themeColor="text1" w:themeTint="FF" w:themeShade="FF"/>
          <w:sz w:val="28"/>
          <w:szCs w:val="28"/>
        </w:rPr>
        <w:t xml:space="preserve"> de su auxilio y sus caricias</w:t>
      </w:r>
      <w:r w:rsidRPr="2485F878" w:rsidR="408EBA82">
        <w:rPr>
          <w:rFonts w:ascii="Aptos" w:hAnsi="Aptos" w:eastAsia="Aptos" w:cs="Aptos"/>
          <w:color w:val="000000" w:themeColor="text1" w:themeTint="FF" w:themeShade="FF"/>
          <w:sz w:val="28"/>
          <w:szCs w:val="28"/>
        </w:rPr>
        <w:t>.</w:t>
      </w:r>
      <w:r w:rsidRPr="2485F878" w:rsidR="290C9EFA">
        <w:rPr>
          <w:rFonts w:ascii="Aptos" w:hAnsi="Aptos" w:eastAsia="Aptos" w:cs="Aptos"/>
          <w:color w:val="000000" w:themeColor="text1" w:themeTint="FF" w:themeShade="FF"/>
          <w:sz w:val="28"/>
          <w:szCs w:val="28"/>
        </w:rPr>
        <w:t xml:space="preserve"> El lecho se hallaba vacío y las ropas, por su arreglo, demostraban que no habían sido tocadas. Mi nerviosidad aumentó; haciendo esfuerzos supremos me lancé al despacho; la luz estaba encendida y la puerta entornada. Temeroso de que aún se hallara allí el detestado extranjero, permanecí escuchando unos instantes: el silencio más profundo reinaba en el interior, mi padre habría salido dejando el despacho abierto y con luz</w:t>
      </w:r>
      <w:r w:rsidRPr="2485F878" w:rsidR="4B314262">
        <w:rPr>
          <w:rFonts w:ascii="Aptos" w:hAnsi="Aptos" w:eastAsia="Aptos" w:cs="Aptos"/>
          <w:color w:val="000000" w:themeColor="text1" w:themeTint="FF" w:themeShade="FF"/>
          <w:sz w:val="28"/>
          <w:szCs w:val="28"/>
        </w:rPr>
        <w:t>,</w:t>
      </w:r>
      <w:r w:rsidRPr="2485F878" w:rsidR="290C9EFA">
        <w:rPr>
          <w:rFonts w:ascii="Aptos" w:hAnsi="Aptos" w:eastAsia="Aptos" w:cs="Aptos"/>
          <w:color w:val="000000" w:themeColor="text1" w:themeTint="FF" w:themeShade="FF"/>
          <w:sz w:val="28"/>
          <w:szCs w:val="28"/>
        </w:rPr>
        <w:t xml:space="preserve"> me decidí a penetrar.</w:t>
      </w:r>
    </w:p>
    <w:p w:rsidR="290C9EFA" w:rsidP="4348C004" w:rsidRDefault="290C9EFA" w14:paraId="3F2C4ABD" w14:textId="7E959BCE">
      <w:pPr>
        <w:spacing w:after="0" w:line="360" w:lineRule="auto"/>
        <w:ind w:firstLine="708"/>
        <w:jc w:val="both"/>
        <w:rPr>
          <w:rFonts w:ascii="Aptos" w:hAnsi="Aptos" w:eastAsia="Aptos" w:cs="Aptos"/>
          <w:color w:val="000000" w:themeColor="text1"/>
          <w:sz w:val="28"/>
          <w:szCs w:val="28"/>
        </w:rPr>
      </w:pPr>
      <w:r w:rsidRPr="4348C004">
        <w:rPr>
          <w:rFonts w:ascii="Aptos" w:hAnsi="Aptos" w:eastAsia="Aptos" w:cs="Aptos"/>
          <w:color w:val="000000" w:themeColor="text1"/>
          <w:sz w:val="28"/>
          <w:szCs w:val="28"/>
        </w:rPr>
        <w:t>¡Qué espectáculo! ¡Qué inolvidable espectáculo! ¿Qué conmoción más ruda podría experimentarse, que aquella que recibí ante el cuadro que vieron mis ojos dilatados por el pavor?</w:t>
      </w:r>
    </w:p>
    <w:p w:rsidR="290C9EFA" w:rsidP="4348C004" w:rsidRDefault="290C9EFA" w14:paraId="715CEE6A" w14:textId="56D515BC">
      <w:pPr>
        <w:spacing w:after="0" w:line="360" w:lineRule="auto"/>
        <w:ind w:firstLine="708"/>
        <w:jc w:val="both"/>
        <w:rPr>
          <w:rFonts w:ascii="Aptos" w:hAnsi="Aptos" w:eastAsia="Aptos" w:cs="Aptos"/>
          <w:color w:val="000000" w:themeColor="text1"/>
          <w:sz w:val="28"/>
          <w:szCs w:val="28"/>
        </w:rPr>
      </w:pPr>
      <w:r w:rsidRPr="2485F878" w:rsidR="290C9EFA">
        <w:rPr>
          <w:rFonts w:ascii="Aptos" w:hAnsi="Aptos" w:eastAsia="Aptos" w:cs="Aptos"/>
          <w:color w:val="000000" w:themeColor="text1" w:themeTint="FF" w:themeShade="FF"/>
          <w:sz w:val="28"/>
          <w:szCs w:val="28"/>
        </w:rPr>
        <w:t xml:space="preserve">Mi padre, mi amado padre, el único ser que en el mundo me sirviera de amparo y de guía, yacía exánime al pie </w:t>
      </w:r>
      <w:r w:rsidRPr="2485F878" w:rsidR="290C9EFA">
        <w:rPr>
          <w:rFonts w:ascii="Aptos" w:hAnsi="Aptos" w:eastAsia="Aptos" w:cs="Aptos"/>
          <w:color w:val="000000" w:themeColor="text1" w:themeTint="FF" w:themeShade="FF"/>
          <w:sz w:val="28"/>
          <w:szCs w:val="28"/>
        </w:rPr>
        <w:t>de</w:t>
      </w:r>
      <w:r w:rsidRPr="2485F878" w:rsidR="290C9EFA">
        <w:rPr>
          <w:rFonts w:ascii="Aptos" w:hAnsi="Aptos" w:eastAsia="Aptos" w:cs="Aptos"/>
          <w:color w:val="000000" w:themeColor="text1" w:themeTint="FF" w:themeShade="FF"/>
          <w:sz w:val="28"/>
          <w:szCs w:val="28"/>
        </w:rPr>
        <w:t xml:space="preserve"> </w:t>
      </w:r>
      <w:r w:rsidRPr="2485F878" w:rsidR="290C9EFA">
        <w:rPr>
          <w:rFonts w:ascii="Aptos" w:hAnsi="Aptos" w:eastAsia="Aptos" w:cs="Aptos"/>
          <w:color w:val="000000" w:themeColor="text1" w:themeTint="FF" w:themeShade="FF"/>
          <w:sz w:val="28"/>
          <w:szCs w:val="28"/>
        </w:rPr>
        <w:t xml:space="preserve">su escritorio en medio de un charco purpúreo y con el cuello dividido por una navaja de afeitar que conservaba abierta en su mano y, sobre el escritorio, encima del ya cerrado tomo de </w:t>
      </w:r>
      <w:r w:rsidRPr="2485F878" w:rsidR="076BE547">
        <w:rPr>
          <w:rFonts w:ascii="Aptos" w:hAnsi="Aptos" w:eastAsia="Aptos" w:cs="Aptos"/>
          <w:i w:val="1"/>
          <w:iCs w:val="1"/>
          <w:color w:val="000000" w:themeColor="text1" w:themeTint="FF" w:themeShade="FF"/>
          <w:sz w:val="28"/>
          <w:szCs w:val="28"/>
          <w:rPrChange w:author="Claudia Ramírez Cisneros" w:date="2026-01-15T20:53:00Z" w:id="167333703">
            <w:rPr>
              <w:rFonts w:ascii="Aptos" w:hAnsi="Aptos" w:eastAsia="Aptos" w:cs="Aptos"/>
              <w:color w:val="000000" w:themeColor="text1" w:themeTint="FF" w:themeShade="FF"/>
              <w:sz w:val="28"/>
              <w:szCs w:val="28"/>
            </w:rPr>
          </w:rPrChange>
        </w:rPr>
        <w:t xml:space="preserve">La </w:t>
      </w:r>
      <w:r w:rsidRPr="2485F878" w:rsidR="290C9EFA">
        <w:rPr>
          <w:rFonts w:ascii="Aptos" w:hAnsi="Aptos" w:eastAsia="Aptos" w:cs="Aptos"/>
          <w:i w:val="1"/>
          <w:iCs w:val="1"/>
          <w:color w:val="000000" w:themeColor="text1" w:themeTint="FF" w:themeShade="FF"/>
          <w:sz w:val="28"/>
          <w:szCs w:val="28"/>
          <w:rPrChange w:author="Claudia Ramírez Cisneros" w:date="2026-01-15T20:53:00Z" w:id="1925472285">
            <w:rPr>
              <w:rFonts w:ascii="Aptos" w:hAnsi="Aptos" w:eastAsia="Aptos" w:cs="Aptos"/>
              <w:color w:val="000000" w:themeColor="text1" w:themeTint="FF" w:themeShade="FF"/>
              <w:sz w:val="28"/>
              <w:szCs w:val="28"/>
            </w:rPr>
          </w:rPrChange>
        </w:rPr>
        <w:t>Divina Comedia</w:t>
      </w:r>
      <w:r w:rsidRPr="2485F878" w:rsidR="290C9EFA">
        <w:rPr>
          <w:rFonts w:ascii="Aptos" w:hAnsi="Aptos" w:eastAsia="Aptos" w:cs="Aptos"/>
          <w:color w:val="000000" w:themeColor="text1" w:themeTint="FF" w:themeShade="FF"/>
          <w:sz w:val="28"/>
          <w:szCs w:val="28"/>
        </w:rPr>
        <w:t>, hallábase un pliego abierto en que con temblorosas letras el suicida me pedía perdón por su abandono, motivado por la necesidad de salvar para mí lo poco que aún quedaba de su fortuna absorbida por el viejo maldito, ¡de cuya férula escapaba por el postigo negro y misterioso de la muerte!</w:t>
      </w:r>
    </w:p>
    <w:p w:rsidR="4348C004" w:rsidP="4348C004" w:rsidRDefault="4348C004" w14:paraId="5E389F50" w14:textId="37FC3437">
      <w:pPr>
        <w:spacing w:after="0" w:line="360" w:lineRule="auto"/>
        <w:jc w:val="both"/>
        <w:rPr>
          <w:rFonts w:ascii="Aptos" w:hAnsi="Aptos" w:eastAsia="Aptos" w:cs="Aptos"/>
          <w:color w:val="000000" w:themeColor="text1"/>
          <w:sz w:val="28"/>
          <w:szCs w:val="28"/>
        </w:rPr>
      </w:pPr>
    </w:p>
    <w:p w:rsidR="4348C004" w:rsidP="4348C004" w:rsidRDefault="4348C004" w14:paraId="24399645" w14:textId="7B32902A">
      <w:pPr>
        <w:spacing w:after="0" w:line="360" w:lineRule="auto"/>
        <w:jc w:val="both"/>
        <w:rPr>
          <w:rFonts w:ascii="Aptos" w:hAnsi="Aptos" w:eastAsia="Aptos" w:cs="Aptos"/>
          <w:color w:val="000000" w:themeColor="text1"/>
          <w:sz w:val="28"/>
          <w:szCs w:val="28"/>
        </w:rPr>
      </w:pPr>
    </w:p>
    <w:p w:rsidR="4348C004" w:rsidP="4348C004" w:rsidRDefault="4348C004" w14:paraId="5127CC67" w14:textId="6214D4B9">
      <w:pPr>
        <w:spacing w:after="0" w:line="360" w:lineRule="auto"/>
        <w:jc w:val="both"/>
        <w:rPr>
          <w:rFonts w:ascii="Aptos" w:hAnsi="Aptos" w:eastAsia="Aptos" w:cs="Aptos"/>
          <w:color w:val="000000" w:themeColor="text1"/>
          <w:sz w:val="28"/>
          <w:szCs w:val="28"/>
        </w:rPr>
      </w:pPr>
    </w:p>
    <w:p w:rsidR="4348C004" w:rsidP="4348C004" w:rsidRDefault="4348C004" w14:paraId="5C1390ED" w14:textId="74C14DF9">
      <w:pPr>
        <w:spacing w:after="0" w:line="360" w:lineRule="auto"/>
        <w:jc w:val="both"/>
        <w:rPr>
          <w:rFonts w:ascii="Aptos" w:hAnsi="Aptos" w:eastAsia="Aptos" w:cs="Aptos"/>
          <w:color w:val="000000" w:themeColor="text1"/>
          <w:sz w:val="28"/>
          <w:szCs w:val="28"/>
        </w:rPr>
      </w:pPr>
    </w:p>
    <w:p w:rsidR="4348C004" w:rsidP="4348C004" w:rsidRDefault="4348C004" w14:paraId="7AB93DC3" w14:textId="77A070E0">
      <w:pPr>
        <w:spacing w:after="0" w:line="360" w:lineRule="auto"/>
        <w:jc w:val="both"/>
        <w:rPr>
          <w:rFonts w:ascii="Aptos" w:hAnsi="Aptos" w:eastAsia="Aptos" w:cs="Aptos"/>
          <w:color w:val="000000" w:themeColor="text1"/>
          <w:sz w:val="28"/>
          <w:szCs w:val="28"/>
        </w:rPr>
      </w:pPr>
    </w:p>
    <w:p w:rsidR="4348C004" w:rsidP="4348C004" w:rsidRDefault="4348C004" w14:paraId="45617E11" w14:textId="12F45A3D">
      <w:pPr>
        <w:spacing w:after="0" w:line="360" w:lineRule="auto"/>
        <w:jc w:val="both"/>
        <w:rPr>
          <w:rFonts w:ascii="Aptos" w:hAnsi="Aptos" w:eastAsia="Aptos" w:cs="Aptos"/>
          <w:color w:val="000000" w:themeColor="text1"/>
          <w:sz w:val="28"/>
          <w:szCs w:val="28"/>
        </w:rPr>
      </w:pPr>
    </w:p>
    <w:p w:rsidR="4348C004" w:rsidP="4348C004" w:rsidRDefault="4348C004" w14:paraId="7C03B013" w14:textId="3A32F90F">
      <w:pPr>
        <w:spacing w:after="0" w:line="360" w:lineRule="auto"/>
        <w:jc w:val="both"/>
        <w:rPr>
          <w:rFonts w:ascii="Aptos" w:hAnsi="Aptos" w:eastAsia="Aptos" w:cs="Aptos"/>
          <w:color w:val="000000" w:themeColor="text1"/>
          <w:sz w:val="28"/>
          <w:szCs w:val="28"/>
        </w:rPr>
      </w:pPr>
    </w:p>
    <w:p w:rsidR="4348C004" w:rsidP="4348C004" w:rsidRDefault="4348C004" w14:paraId="3504C5A9" w14:textId="54E12785">
      <w:pPr>
        <w:spacing w:after="0" w:line="360" w:lineRule="auto"/>
        <w:jc w:val="both"/>
        <w:rPr>
          <w:rFonts w:ascii="Aptos" w:hAnsi="Aptos" w:eastAsia="Aptos" w:cs="Aptos"/>
          <w:color w:val="000000" w:themeColor="text1"/>
          <w:sz w:val="28"/>
          <w:szCs w:val="28"/>
        </w:rPr>
      </w:pPr>
    </w:p>
    <w:p w:rsidR="4348C004" w:rsidP="4348C004" w:rsidRDefault="4348C004" w14:paraId="54788678" w14:textId="3F719CEF">
      <w:pPr>
        <w:spacing w:after="0" w:line="360" w:lineRule="auto"/>
        <w:jc w:val="both"/>
        <w:rPr>
          <w:rFonts w:ascii="Aptos" w:hAnsi="Aptos" w:eastAsia="Aptos" w:cs="Aptos"/>
          <w:color w:val="000000" w:themeColor="text1"/>
          <w:sz w:val="28"/>
          <w:szCs w:val="28"/>
        </w:rPr>
      </w:pPr>
    </w:p>
    <w:p w:rsidR="4348C004" w:rsidP="4348C004" w:rsidRDefault="4348C004" w14:paraId="5A56324D" w14:textId="2B4D197B">
      <w:pPr>
        <w:spacing w:after="0" w:line="360" w:lineRule="auto"/>
        <w:jc w:val="both"/>
        <w:rPr>
          <w:rFonts w:ascii="Aptos" w:hAnsi="Aptos" w:eastAsia="Aptos" w:cs="Aptos"/>
          <w:color w:val="000000" w:themeColor="text1"/>
          <w:sz w:val="28"/>
          <w:szCs w:val="28"/>
        </w:rPr>
      </w:pPr>
    </w:p>
    <w:p w:rsidR="4348C004" w:rsidP="4348C004" w:rsidRDefault="4348C004" w14:paraId="638ED273" w14:textId="6A8D370B">
      <w:pPr>
        <w:spacing w:after="0" w:line="360" w:lineRule="auto"/>
        <w:jc w:val="both"/>
        <w:rPr>
          <w:rFonts w:ascii="Aptos" w:hAnsi="Aptos" w:eastAsia="Aptos" w:cs="Aptos"/>
          <w:color w:val="000000" w:themeColor="text1"/>
          <w:sz w:val="28"/>
          <w:szCs w:val="28"/>
        </w:rPr>
      </w:pPr>
    </w:p>
    <w:p w:rsidR="4348C004" w:rsidP="4348C004" w:rsidRDefault="4348C004" w14:paraId="2963E8C8" w14:textId="25710DC3">
      <w:pPr>
        <w:spacing w:after="0" w:line="360" w:lineRule="auto"/>
        <w:jc w:val="both"/>
        <w:rPr>
          <w:rFonts w:ascii="Aptos" w:hAnsi="Aptos" w:eastAsia="Aptos" w:cs="Aptos"/>
          <w:color w:val="000000" w:themeColor="text1"/>
          <w:sz w:val="28"/>
          <w:szCs w:val="28"/>
        </w:rPr>
      </w:pPr>
    </w:p>
    <w:p w:rsidR="4348C004" w:rsidP="4348C004" w:rsidRDefault="4348C004" w14:paraId="5361B0A4" w14:textId="6F3394AD">
      <w:pPr>
        <w:spacing w:after="0" w:line="360" w:lineRule="auto"/>
        <w:jc w:val="both"/>
        <w:rPr>
          <w:rFonts w:ascii="Aptos" w:hAnsi="Aptos" w:eastAsia="Aptos" w:cs="Aptos"/>
          <w:color w:val="000000" w:themeColor="text1"/>
          <w:sz w:val="28"/>
          <w:szCs w:val="28"/>
        </w:rPr>
      </w:pPr>
    </w:p>
    <w:p w:rsidR="4348C004" w:rsidP="4348C004" w:rsidRDefault="4348C004" w14:paraId="318A6A19" w14:textId="261EC969">
      <w:pPr>
        <w:spacing w:after="0" w:line="360" w:lineRule="auto"/>
        <w:jc w:val="both"/>
        <w:rPr>
          <w:rFonts w:ascii="Aptos" w:hAnsi="Aptos" w:eastAsia="Aptos" w:cs="Aptos"/>
          <w:color w:val="000000" w:themeColor="text1"/>
          <w:sz w:val="28"/>
          <w:szCs w:val="28"/>
        </w:rPr>
      </w:pPr>
    </w:p>
    <w:p w:rsidR="4348C004" w:rsidP="4348C004" w:rsidRDefault="4348C004" w14:paraId="0A6C7428" w14:textId="6A7245E4">
      <w:pPr>
        <w:spacing w:after="0" w:line="360" w:lineRule="auto"/>
        <w:jc w:val="both"/>
        <w:rPr>
          <w:rFonts w:ascii="Aptos" w:hAnsi="Aptos" w:eastAsia="Aptos" w:cs="Aptos"/>
          <w:color w:val="000000" w:themeColor="text1"/>
          <w:sz w:val="28"/>
          <w:szCs w:val="28"/>
        </w:rPr>
      </w:pPr>
    </w:p>
    <w:p w:rsidR="4348C004" w:rsidP="4348C004" w:rsidRDefault="4348C004" w14:paraId="6B428004" w14:textId="70EA9FD1">
      <w:pPr>
        <w:spacing w:after="0" w:line="360" w:lineRule="auto"/>
        <w:jc w:val="both"/>
        <w:rPr>
          <w:rFonts w:ascii="Aptos" w:hAnsi="Aptos" w:eastAsia="Aptos" w:cs="Aptos"/>
          <w:color w:val="000000" w:themeColor="text1"/>
          <w:sz w:val="28"/>
          <w:szCs w:val="28"/>
        </w:rPr>
      </w:pPr>
    </w:p>
    <w:p w:rsidR="4348C004" w:rsidP="4B93DF39" w:rsidRDefault="4348C004" w14:paraId="6C6E76C0" w14:textId="0D5E5C7E">
      <w:pPr>
        <w:spacing w:after="0" w:line="360" w:lineRule="auto"/>
        <w:jc w:val="both"/>
        <w:rPr>
          <w:rFonts w:ascii="Aptos" w:hAnsi="Aptos" w:eastAsia="Aptos" w:cs="Aptos"/>
          <w:color w:val="000000" w:themeColor="text1"/>
          <w:sz w:val="28"/>
          <w:szCs w:val="28"/>
        </w:rPr>
      </w:pPr>
    </w:p>
    <w:p w:rsidR="4B93DF39" w:rsidP="4B93DF39" w:rsidRDefault="4B93DF39" w14:paraId="4F9D6DBB" w14:textId="4B29B67D">
      <w:pPr>
        <w:spacing w:after="0" w:line="360" w:lineRule="auto"/>
        <w:jc w:val="both"/>
        <w:rPr>
          <w:rFonts w:ascii="Aptos" w:hAnsi="Aptos" w:eastAsia="Aptos" w:cs="Aptos"/>
          <w:color w:val="000000" w:themeColor="text1"/>
          <w:sz w:val="28"/>
          <w:szCs w:val="28"/>
        </w:rPr>
      </w:pPr>
    </w:p>
    <w:p w:rsidR="4B93DF39" w:rsidP="4B93DF39" w:rsidRDefault="4B93DF39" w14:paraId="33BB0F65" w14:textId="160E338B">
      <w:pPr>
        <w:spacing w:after="0" w:line="360" w:lineRule="auto"/>
        <w:jc w:val="both"/>
        <w:rPr>
          <w:rFonts w:ascii="Aptos" w:hAnsi="Aptos" w:eastAsia="Aptos" w:cs="Aptos"/>
          <w:color w:val="000000" w:themeColor="text1"/>
          <w:sz w:val="28"/>
          <w:szCs w:val="28"/>
        </w:rPr>
      </w:pPr>
    </w:p>
    <w:p w:rsidR="74FD92E1" w:rsidP="74FD92E1" w:rsidRDefault="74FD92E1" w14:paraId="6446DBB4" w14:textId="612FE9FF">
      <w:pPr>
        <w:spacing w:after="0" w:line="360" w:lineRule="auto"/>
        <w:jc w:val="both"/>
        <w:rPr>
          <w:rFonts w:ascii="Aptos" w:hAnsi="Aptos" w:eastAsia="Aptos" w:cs="Aptos"/>
          <w:sz w:val="28"/>
          <w:szCs w:val="28"/>
        </w:rPr>
      </w:pPr>
    </w:p>
    <w:p w:rsidR="74FD92E1" w:rsidP="74FD92E1" w:rsidRDefault="74FD92E1" w14:paraId="7461943A" w14:textId="295AE51C">
      <w:pPr>
        <w:spacing w:after="0" w:line="360" w:lineRule="auto"/>
        <w:jc w:val="both"/>
        <w:rPr>
          <w:rFonts w:ascii="Aptos" w:hAnsi="Aptos" w:eastAsia="Aptos" w:cs="Aptos"/>
          <w:sz w:val="28"/>
          <w:szCs w:val="28"/>
        </w:rPr>
      </w:pPr>
    </w:p>
    <w:p w:rsidR="3DEAE232" w:rsidP="74FD92E1" w:rsidRDefault="3DEAE232" w14:paraId="5D721B4B" w14:textId="277BE781">
      <w:pPr>
        <w:spacing w:after="0" w:line="360" w:lineRule="auto"/>
        <w:jc w:val="center"/>
        <w:rPr>
          <w:rFonts w:ascii="Aptos" w:hAnsi="Aptos" w:eastAsia="Aptos" w:cs="Aptos"/>
          <w:sz w:val="28"/>
          <w:szCs w:val="28"/>
        </w:rPr>
      </w:pPr>
      <w:r w:rsidRPr="504CB805">
        <w:rPr>
          <w:rFonts w:ascii="Aptos" w:hAnsi="Aptos" w:eastAsia="Aptos" w:cs="Aptos"/>
          <w:sz w:val="28"/>
          <w:szCs w:val="28"/>
        </w:rPr>
        <w:t>L</w:t>
      </w:r>
      <w:r w:rsidRPr="504CB805" w:rsidR="73E7A666">
        <w:rPr>
          <w:rFonts w:ascii="Aptos" w:hAnsi="Aptos" w:eastAsia="Aptos" w:cs="Aptos"/>
          <w:sz w:val="28"/>
          <w:szCs w:val="28"/>
        </w:rPr>
        <w:t>a compañía de las liendres</w:t>
      </w:r>
    </w:p>
    <w:p w:rsidR="74FD92E1" w:rsidP="74FD92E1" w:rsidRDefault="74FD92E1" w14:paraId="1613D1F7" w14:textId="19E34A0C">
      <w:pPr>
        <w:spacing w:after="0" w:line="360" w:lineRule="auto"/>
        <w:jc w:val="center"/>
        <w:rPr>
          <w:rFonts w:ascii="Aptos" w:hAnsi="Aptos" w:eastAsia="Aptos" w:cs="Aptos"/>
          <w:sz w:val="28"/>
          <w:szCs w:val="28"/>
        </w:rPr>
      </w:pPr>
    </w:p>
    <w:p w:rsidR="3DEAE232" w:rsidP="74FD92E1" w:rsidRDefault="3DEAE232" w14:paraId="5C9B967E" w14:textId="00ECD0B5">
      <w:pPr>
        <w:spacing w:after="0" w:line="360" w:lineRule="auto"/>
        <w:jc w:val="center"/>
        <w:rPr>
          <w:rFonts w:ascii="Aptos" w:hAnsi="Aptos" w:eastAsia="Aptos" w:cs="Aptos"/>
          <w:sz w:val="28"/>
          <w:szCs w:val="28"/>
        </w:rPr>
      </w:pPr>
      <w:r w:rsidRPr="74FD92E1">
        <w:rPr>
          <w:rFonts w:ascii="Aptos" w:hAnsi="Aptos" w:eastAsia="Aptos" w:cs="Aptos"/>
          <w:sz w:val="28"/>
          <w:szCs w:val="28"/>
        </w:rPr>
        <w:t>Pedro J. Acuña</w:t>
      </w:r>
    </w:p>
    <w:p w:rsidR="74FD92E1" w:rsidP="74FD92E1" w:rsidRDefault="74FD92E1" w14:paraId="66518C7B" w14:textId="30C168F4">
      <w:pPr>
        <w:spacing w:after="0" w:line="360" w:lineRule="auto"/>
        <w:jc w:val="both"/>
        <w:rPr>
          <w:rFonts w:ascii="Aptos" w:hAnsi="Aptos" w:eastAsia="Aptos" w:cs="Aptos"/>
          <w:sz w:val="28"/>
          <w:szCs w:val="28"/>
        </w:rPr>
      </w:pPr>
    </w:p>
    <w:p w:rsidR="5D65EA47" w:rsidP="4B93DF39" w:rsidRDefault="5D65EA47" w14:paraId="3EB8EA92" w14:textId="4F84897E">
      <w:pPr>
        <w:spacing w:after="0" w:line="360" w:lineRule="auto"/>
        <w:jc w:val="both"/>
        <w:rPr>
          <w:rFonts w:ascii="Aptos" w:hAnsi="Aptos" w:eastAsia="Aptos" w:cs="Aptos"/>
          <w:sz w:val="28"/>
          <w:szCs w:val="28"/>
        </w:rPr>
      </w:pPr>
      <w:r w:rsidRPr="7BAD06AF">
        <w:rPr>
          <w:rFonts w:ascii="Aptos" w:hAnsi="Aptos" w:eastAsia="Aptos" w:cs="Aptos"/>
          <w:sz w:val="28"/>
          <w:szCs w:val="28"/>
        </w:rPr>
        <w:t xml:space="preserve">Estoy sentada aquí. Tengo frío y hambre. Extraño a mi mamá; no la he visto. A Víctor, sí. Mi mamá me pidió que le dijera “papá”. Cuando entra al cuarto, Víctor siempre me pega; pero ella dijo que ahora somos familia y me </w:t>
      </w:r>
      <w:r w:rsidRPr="7BAD06AF" w:rsidR="3A921495">
        <w:rPr>
          <w:rFonts w:ascii="Aptos" w:hAnsi="Aptos" w:eastAsia="Aptos" w:cs="Aptos"/>
          <w:sz w:val="28"/>
          <w:szCs w:val="28"/>
        </w:rPr>
        <w:t>tengo q</w:t>
      </w:r>
      <w:r w:rsidRPr="7BAD06AF">
        <w:rPr>
          <w:rFonts w:ascii="Aptos" w:hAnsi="Aptos" w:eastAsia="Aptos" w:cs="Aptos"/>
          <w:sz w:val="28"/>
          <w:szCs w:val="28"/>
        </w:rPr>
        <w:t>ue aguantar. La cabeza me da comezón. Víctor me encerró porque me salieron liendres. Él no quiere tener liendres. Me rasco la cabeza. En la mano me quedan unas bolitas blancas. Las aprieto y oigo un ruido. Igual y es el grito de las liendres. Pero esas bolitas no son las liendres, ¿o sí? Creo que son las hijas de las liendres y, cuando reviento una, su mamá grita. O tal vez todas las bolitas son hermanas y las que gritan son las bolitas que todavía tengo en la cabeza.</w:t>
      </w:r>
    </w:p>
    <w:p w:rsidR="5D65EA47" w:rsidP="74FD92E1" w:rsidRDefault="4A7A92C3" w14:paraId="52C68F89" w14:textId="4A960149">
      <w:pPr>
        <w:spacing w:after="0" w:line="360" w:lineRule="auto"/>
        <w:ind w:firstLine="708"/>
        <w:jc w:val="both"/>
        <w:rPr>
          <w:rFonts w:ascii="Aptos" w:hAnsi="Aptos" w:eastAsia="Aptos" w:cs="Aptos"/>
          <w:sz w:val="28"/>
          <w:szCs w:val="28"/>
        </w:rPr>
      </w:pPr>
      <w:r w:rsidRPr="74FD92E1">
        <w:rPr>
          <w:rFonts w:ascii="Aptos" w:hAnsi="Aptos" w:eastAsia="Aptos" w:cs="Aptos"/>
          <w:sz w:val="28"/>
          <w:szCs w:val="28"/>
        </w:rPr>
        <w:t>En el cuarto hay una ventana. El foco no prende. Víctor me dijo que ahí estaba la nica para el baño. A mí no me gusta. Huele feo; tiro por la ventana lo que hago. No alcanzo a ver la calle. Me subo en una silla. Hay un parque. No hay niños, pero me gusta ver los árboles. Me acuerdo de cómo huelen; aquí huele a ropa mojada. Veo lo que dejé en la nica; ahí hay bolitas. Ésas no las agarro porque se me ensucia la mano.</w:t>
      </w:r>
    </w:p>
    <w:p w:rsidR="4B93DF39" w:rsidP="74FD92E1" w:rsidRDefault="4A7A92C3" w14:paraId="12201BC9" w14:textId="4352B0F0">
      <w:pPr>
        <w:spacing w:after="0" w:line="360" w:lineRule="auto"/>
        <w:ind w:firstLine="708"/>
        <w:jc w:val="both"/>
        <w:rPr>
          <w:rFonts w:ascii="Aptos" w:hAnsi="Aptos" w:eastAsia="Aptos" w:cs="Aptos"/>
          <w:sz w:val="28"/>
          <w:szCs w:val="28"/>
        </w:rPr>
      </w:pPr>
      <w:r w:rsidRPr="74FD92E1">
        <w:rPr>
          <w:rFonts w:ascii="Aptos" w:hAnsi="Aptos" w:eastAsia="Aptos" w:cs="Aptos"/>
          <w:sz w:val="28"/>
          <w:szCs w:val="28"/>
        </w:rPr>
        <w:t>Me tapo con la cobija y también tiene bolitas blancas. Me quito una de la cabeza y la pongo en la cobija. Está visitando a sus primos. La agarré con mucho cuidado para no romperla. La vuelvo a agarrar y la dejo con sus hermanas. A veces confundo a las bolitas y a una le digo Mariana, pero se llama Manuel. Eso me pasa mucho porque todas se parecen. Las únicas que no se parecen son las que dejo en la nica. Ésas son cafés y más grandes. No me gustan. Las bolitas de la cortina casi no las agarro porque son de otra familia. Tal vez ellas son las liendres.</w:t>
      </w:r>
    </w:p>
    <w:p w:rsidR="4B93DF39" w:rsidP="74FD92E1" w:rsidRDefault="4A7A92C3" w14:paraId="14EFB8E4" w14:textId="3E6ECD77">
      <w:pPr>
        <w:spacing w:after="0" w:line="360" w:lineRule="auto"/>
        <w:ind w:firstLine="708"/>
        <w:jc w:val="both"/>
        <w:rPr>
          <w:rFonts w:ascii="Aptos" w:hAnsi="Aptos" w:eastAsia="Aptos" w:cs="Aptos"/>
          <w:sz w:val="28"/>
          <w:szCs w:val="28"/>
        </w:rPr>
      </w:pPr>
      <w:r w:rsidRPr="74FD92E1">
        <w:rPr>
          <w:rFonts w:ascii="Aptos" w:hAnsi="Aptos" w:eastAsia="Aptos" w:cs="Aptos"/>
          <w:sz w:val="28"/>
          <w:szCs w:val="28"/>
        </w:rPr>
        <w:t xml:space="preserve">Despierto y me rasco el ojo. Me quito una bolita de la pestaña. Nunca había tenido ahí. Ésta tiene algo adentro. Es una cucaracha. ¿Ésas son las liendres? Tal vez son como los pollos, que primero son huevos y luego pollos. Son liendres bebés. Las cuido para que nazcan. Soy su mamá adoptiva. Las liendres de la cobija y de la cortina son hijas de otra niña. Les hago una cunita con un cartón; ahí pongo las liendres bebés que me quito de la cabeza y les canto una canción… </w:t>
      </w:r>
      <w:r w:rsidRPr="74FD92E1">
        <w:rPr>
          <w:rFonts w:ascii="Aptos" w:hAnsi="Aptos" w:eastAsia="Aptos" w:cs="Aptos"/>
          <w:i/>
          <w:iCs/>
          <w:sz w:val="28"/>
          <w:szCs w:val="28"/>
        </w:rPr>
        <w:t>A que no me adivinas, la gallina dónde está. Está tejiendo un huevo calientito y todo blanco para un pollito nuevo que acaba de encargar</w:t>
      </w:r>
      <w:r w:rsidRPr="74FD92E1">
        <w:rPr>
          <w:rFonts w:ascii="Aptos" w:hAnsi="Aptos" w:eastAsia="Aptos" w:cs="Aptos"/>
          <w:sz w:val="28"/>
          <w:szCs w:val="28"/>
        </w:rPr>
        <w:t>… Las mamás de las otras liendres no han venido nunca. Si vienen, podemos dejar a los bebés jugando y nosotras podemos platicar de cosas de adultos. Cuido muy bien a sus hijas porque son mis sobrinas. Las mamás son mis hermanas.</w:t>
      </w:r>
    </w:p>
    <w:p w:rsidR="4B93DF39" w:rsidP="74FD92E1" w:rsidRDefault="4A7A92C3" w14:paraId="4DBD758B" w14:textId="29DF4826">
      <w:pPr>
        <w:spacing w:after="0" w:line="360" w:lineRule="auto"/>
        <w:ind w:firstLine="708"/>
        <w:jc w:val="both"/>
        <w:rPr>
          <w:rFonts w:ascii="Aptos" w:hAnsi="Aptos" w:eastAsia="Aptos" w:cs="Aptos"/>
          <w:sz w:val="28"/>
          <w:szCs w:val="28"/>
        </w:rPr>
      </w:pPr>
      <w:r w:rsidRPr="7BAD06AF">
        <w:rPr>
          <w:rFonts w:ascii="Aptos" w:hAnsi="Aptos" w:eastAsia="Aptos" w:cs="Aptos"/>
          <w:sz w:val="28"/>
          <w:szCs w:val="28"/>
        </w:rPr>
        <w:t>Despierto y veo que</w:t>
      </w:r>
      <w:r w:rsidRPr="7BAD06AF" w:rsidR="21A5B978">
        <w:rPr>
          <w:rFonts w:ascii="Aptos" w:hAnsi="Aptos" w:eastAsia="Aptos" w:cs="Aptos"/>
          <w:sz w:val="28"/>
          <w:szCs w:val="28"/>
        </w:rPr>
        <w:t xml:space="preserve"> </w:t>
      </w:r>
      <w:r w:rsidRPr="7BAD06AF">
        <w:rPr>
          <w:rFonts w:ascii="Aptos" w:hAnsi="Aptos" w:eastAsia="Aptos" w:cs="Aptos"/>
          <w:sz w:val="28"/>
          <w:szCs w:val="28"/>
        </w:rPr>
        <w:t>algo</w:t>
      </w:r>
      <w:r w:rsidRPr="7BAD06AF" w:rsidR="0817C48C">
        <w:rPr>
          <w:rFonts w:ascii="Aptos" w:hAnsi="Aptos" w:eastAsia="Aptos" w:cs="Aptos"/>
          <w:sz w:val="28"/>
          <w:szCs w:val="28"/>
        </w:rPr>
        <w:t xml:space="preserve"> </w:t>
      </w:r>
      <w:r w:rsidRPr="7BAD06AF">
        <w:rPr>
          <w:rFonts w:ascii="Aptos" w:hAnsi="Aptos" w:eastAsia="Aptos" w:cs="Aptos"/>
          <w:sz w:val="28"/>
          <w:szCs w:val="28"/>
        </w:rPr>
        <w:t>se mueve en la cortina. Tal vez las liendres bebés de la cortina están naciendo. Me paro. Vino una mamá. Tiene el tamaño de un perro pero es una cucaracha. No, no es una cucaracha. Tiene los dientes salidos y muchos ojos. Creo que no me ha visto. La mamá se quita de la cortina y va hacia la pared. Ahí hace del baño. Saca más bolitas blancas. Las bolitas blancas se quedan en la pared. Ahora hay más primos. Mi mamá me dijo que siempre ofreciera pastel y café. Le digo que si quiere. La mamá me ve y se va.</w:t>
      </w:r>
    </w:p>
    <w:p w:rsidR="4B93DF39" w:rsidP="74FD92E1" w:rsidRDefault="4A7A92C3" w14:paraId="714ACE89" w14:textId="127ECBB8">
      <w:pPr>
        <w:spacing w:after="0" w:line="360" w:lineRule="auto"/>
        <w:ind w:firstLine="708"/>
        <w:jc w:val="both"/>
        <w:rPr>
          <w:rFonts w:ascii="Aptos" w:hAnsi="Aptos" w:eastAsia="Aptos" w:cs="Aptos"/>
          <w:sz w:val="28"/>
          <w:szCs w:val="28"/>
        </w:rPr>
      </w:pPr>
      <w:r w:rsidRPr="74FD92E1">
        <w:rPr>
          <w:rFonts w:ascii="Aptos" w:hAnsi="Aptos" w:eastAsia="Aptos" w:cs="Aptos"/>
          <w:sz w:val="28"/>
          <w:szCs w:val="28"/>
        </w:rPr>
        <w:t xml:space="preserve">Despierto y pongo las liendres bebés en su cunita. Ya no caben. Hoy son más y tengo muchas en los ojos. Hago otra cunita y las acomodo a todas. Creo que ya están creciendo porque oigo que lloran, bajito. Las arrullo para que se duerman… </w:t>
      </w:r>
      <w:r w:rsidRPr="74FD92E1">
        <w:rPr>
          <w:rFonts w:ascii="Aptos" w:hAnsi="Aptos" w:eastAsia="Aptos" w:cs="Aptos"/>
          <w:i/>
          <w:iCs/>
          <w:sz w:val="28"/>
          <w:szCs w:val="28"/>
        </w:rPr>
        <w:t>Entran las brujas por las ventanas. Siempre se esconden bajo las camas. Y con miradas bizcas echan chispas para quemar a los muchachos tontos que no quieren estudiar</w:t>
      </w:r>
      <w:r w:rsidRPr="74FD92E1">
        <w:rPr>
          <w:rFonts w:ascii="Aptos" w:hAnsi="Aptos" w:eastAsia="Aptos" w:cs="Aptos"/>
          <w:sz w:val="28"/>
          <w:szCs w:val="28"/>
        </w:rPr>
        <w:t>… No sé qué coman. Las de la nica comen lo que dejo. Ellas no me gustan. Por eso las tiro por la ventana.</w:t>
      </w:r>
    </w:p>
    <w:p w:rsidR="4B93DF39" w:rsidP="74FD92E1" w:rsidRDefault="4A7A92C3" w14:paraId="5A2B9A85" w14:textId="1360DE87">
      <w:pPr>
        <w:spacing w:after="0" w:line="360" w:lineRule="auto"/>
        <w:ind w:firstLine="708"/>
        <w:jc w:val="both"/>
        <w:rPr>
          <w:rFonts w:ascii="Aptos" w:hAnsi="Aptos" w:eastAsia="Aptos" w:cs="Aptos"/>
          <w:sz w:val="28"/>
          <w:szCs w:val="28"/>
        </w:rPr>
      </w:pPr>
      <w:r w:rsidRPr="74FD92E1">
        <w:rPr>
          <w:rFonts w:ascii="Aptos" w:hAnsi="Aptos" w:eastAsia="Aptos" w:cs="Aptos"/>
          <w:sz w:val="28"/>
          <w:szCs w:val="28"/>
        </w:rPr>
        <w:t>Me siento en la nica; tengo bolitas blancas entre las piernas y en la lengua. Saben raro, como cuando chupé una pila. No me como las liendres bebés. Las que dejo en la nica viven en mi panza. Mi mamá ya es abuela. No ha venido y Víctor no se queda mucho. Nada más me deja un plato de sopa y me empuja y me pega; ya aprendí que cuando él entra me tengo que esconder. Él patea las cunitas y aplasta a las liendres, dice que va a echar raid en todo el cuarto, que soy una cochina. No grito para que no me encuentre, pero lloro porque la mamá me va a reclamar a sus hijas. La sopa tiene nata. Sabe feo, pero me tengo que aguantar. A veces tiene una pata de pollo. Las guardo. Cuando me da mucha hambre, las chupo. Se ponen verdes algunos dedos. Ésos los tiro a la nica.</w:t>
      </w:r>
    </w:p>
    <w:p w:rsidR="4B93DF39" w:rsidP="74FD92E1" w:rsidRDefault="4A7A92C3" w14:paraId="203F686A" w14:textId="1A7D299E">
      <w:pPr>
        <w:spacing w:after="0" w:line="360" w:lineRule="auto"/>
        <w:ind w:firstLine="708"/>
        <w:jc w:val="both"/>
        <w:rPr>
          <w:rFonts w:ascii="Aptos" w:hAnsi="Aptos" w:eastAsia="Aptos" w:cs="Aptos"/>
          <w:sz w:val="28"/>
          <w:szCs w:val="28"/>
        </w:rPr>
      </w:pPr>
      <w:r w:rsidRPr="74FD92E1">
        <w:rPr>
          <w:rFonts w:ascii="Aptos" w:hAnsi="Aptos" w:eastAsia="Aptos" w:cs="Aptos"/>
          <w:sz w:val="28"/>
          <w:szCs w:val="28"/>
        </w:rPr>
        <w:t>Despierto. Sobre la cobija está una de las mamás. Se le salen dos dientes por la boca. No son dientes. Son brazos sin manos y se los limpia como las moscas. Sus patas están peludas. No sé si me está viendo. Tiene ojos de muchos tamaños y de la frente le salen dos antenas muy largas. Ésas se mueven como si tuvieran frío. Las antenas me tocan la cara. No me gusta. Están duras y raspan. La mamá se voltea. Es como una abeja por atrás, pero verde. Empieza a sacar bolitas blancas. Se acerca y me las pone en la boca. Siento cómo se llenan mis cachetes de liendres bebés. Quiero moverme pero no puedo.</w:t>
      </w:r>
    </w:p>
    <w:p w:rsidR="4B93DF39" w:rsidP="74FD92E1" w:rsidRDefault="4A7A92C3" w14:paraId="36C69F25" w14:textId="7F571FC0">
      <w:pPr>
        <w:spacing w:after="0" w:line="360" w:lineRule="auto"/>
        <w:ind w:firstLine="708"/>
        <w:jc w:val="both"/>
        <w:rPr>
          <w:rFonts w:ascii="Aptos" w:hAnsi="Aptos" w:eastAsia="Aptos" w:cs="Aptos"/>
          <w:sz w:val="28"/>
          <w:szCs w:val="28"/>
        </w:rPr>
      </w:pPr>
      <w:r w:rsidRPr="74FD92E1">
        <w:rPr>
          <w:rFonts w:ascii="Aptos" w:hAnsi="Aptos" w:eastAsia="Aptos" w:cs="Aptos"/>
          <w:sz w:val="28"/>
          <w:szCs w:val="28"/>
        </w:rPr>
        <w:t xml:space="preserve">Despierto con la nariz tapada. Me sueno con la cobija, con una parte que no tiene bolitas blancas. Me duelen los oídos. Salen mocos y liendres bebés embarradas de mocos. Las pongo en una cunita… </w:t>
      </w:r>
      <w:r w:rsidRPr="74FD92E1">
        <w:rPr>
          <w:rFonts w:ascii="Aptos" w:hAnsi="Aptos" w:eastAsia="Aptos" w:cs="Aptos"/>
          <w:i/>
          <w:iCs/>
          <w:sz w:val="28"/>
          <w:szCs w:val="28"/>
        </w:rPr>
        <w:t>Son las malditas brujas empeñadas en buscar a los groseros, y mentirosos, y a los que estudian mal. Si es que te portas bien a media noche, las has de oír. ¡Pero cuidado, pues si eres malo, brujas podrán venir!</w:t>
      </w:r>
      <w:r w:rsidRPr="74FD92E1">
        <w:rPr>
          <w:rFonts w:ascii="Aptos" w:hAnsi="Aptos" w:eastAsia="Aptos" w:cs="Aptos"/>
          <w:sz w:val="28"/>
          <w:szCs w:val="28"/>
        </w:rPr>
        <w:t>… Ya no alcanzan. Tengo que fijarme para no pisarlas.</w:t>
      </w:r>
    </w:p>
    <w:p w:rsidR="4B93DF39" w:rsidP="74FD92E1" w:rsidRDefault="4A7A92C3" w14:paraId="615EDE1A" w14:textId="0BE089DA">
      <w:pPr>
        <w:spacing w:after="0" w:line="360" w:lineRule="auto"/>
        <w:ind w:firstLine="708"/>
        <w:jc w:val="both"/>
        <w:rPr>
          <w:rFonts w:ascii="Aptos" w:hAnsi="Aptos" w:eastAsia="Aptos" w:cs="Aptos"/>
          <w:sz w:val="28"/>
          <w:szCs w:val="28"/>
        </w:rPr>
      </w:pPr>
      <w:r w:rsidRPr="74FD92E1">
        <w:rPr>
          <w:rFonts w:ascii="Aptos" w:hAnsi="Aptos" w:eastAsia="Aptos" w:cs="Aptos"/>
          <w:sz w:val="28"/>
          <w:szCs w:val="28"/>
        </w:rPr>
        <w:t>Me duele la panza y me salió un grano en la mano. El grano me da comezón, pero me acuerdo que mi mamá me dijo que no me rascara. Me duele la panza. Víctor no me ha traído sopa. Chupo una pata de pollo que guardé. Muerdo un dedo y veo la pata. Está llena de bolitas blancas. No me como las liendres bebés. Viene la mamá. Estoy sentada en la cama. Se pone al lado de mis pies. Me toca la pierna con sus antenas y luego se sube a la pared. Ahí deja más bolitas blancas. Casi no puedo abrir la ventana. Las paredes están llenas de liendres bebés. Mi cabeza tiene muchas y a veces no puedo ver bien.</w:t>
      </w:r>
    </w:p>
    <w:p w:rsidR="4B93DF39" w:rsidP="74FD92E1" w:rsidRDefault="4A7A92C3" w14:paraId="44F72FA5" w14:textId="79B78DFE">
      <w:pPr>
        <w:spacing w:after="0" w:line="360" w:lineRule="auto"/>
        <w:ind w:firstLine="708"/>
        <w:jc w:val="both"/>
        <w:rPr>
          <w:rFonts w:ascii="Aptos" w:hAnsi="Aptos" w:eastAsia="Aptos" w:cs="Aptos"/>
          <w:sz w:val="28"/>
          <w:szCs w:val="28"/>
        </w:rPr>
      </w:pPr>
      <w:r w:rsidRPr="74FD92E1">
        <w:rPr>
          <w:rFonts w:ascii="Aptos" w:hAnsi="Aptos" w:eastAsia="Aptos" w:cs="Aptos"/>
          <w:sz w:val="28"/>
          <w:szCs w:val="28"/>
        </w:rPr>
        <w:t>Tengo granos en los brazos. Los que salieron primero son blancos. Los otros son rojos. Cuando están blancos son como las bolitas. Son liendres que se me pegaron. En las piernas y la nariz también tengo. La mamá viene más seguido. No puedo abrir la ventana. Está atorada por las liendres. Hace mucho que no viene Víctor. Tengo hambre. Me duele la panza. Chupo las patas de pollo. Están verdes. Lo que hago en la nica huele feo. Parece atole. La cobija se ve blanca por tantas bolitas. Ya no me acuesto ahí para no apachurrarlas. Me duermo en el suelo. Me da frío. Pongo unas cunitas sobre otras para poder acostarme al lado de la cama. La mamá viene. Me pone bolitas blancas en la boca. Son muchas. Toso. No puedo respirar. La mamá no se va. Me sigue poniendo bolitas en la boca.</w:t>
      </w:r>
    </w:p>
    <w:p w:rsidR="4B93DF39" w:rsidP="74FD92E1" w:rsidRDefault="4A7A92C3" w14:paraId="0C2AFBB7" w14:textId="3B3776A4">
      <w:pPr>
        <w:spacing w:after="0" w:line="360" w:lineRule="auto"/>
        <w:ind w:firstLine="708"/>
        <w:jc w:val="both"/>
        <w:rPr>
          <w:rFonts w:ascii="Aptos" w:hAnsi="Aptos" w:eastAsia="Aptos" w:cs="Aptos"/>
          <w:sz w:val="28"/>
          <w:szCs w:val="28"/>
        </w:rPr>
      </w:pPr>
      <w:r w:rsidRPr="74FD92E1">
        <w:rPr>
          <w:rFonts w:ascii="Aptos" w:hAnsi="Aptos" w:eastAsia="Aptos" w:cs="Aptos"/>
          <w:sz w:val="28"/>
          <w:szCs w:val="28"/>
        </w:rPr>
        <w:t>Despierto. No puedo abrir un ojo. Está lleno de bolitas blancas. Me duele la espalda. Algunos granitos se reventaron. Salieron unas liendres bebés. Todavía están pegadas a mi piel. Casi todos los granitos están blancos. No me quiero acostar. Si me acuesto, voy a apachurrar las que tengo en la espalda. Me duermo sentada.</w:t>
      </w:r>
    </w:p>
    <w:p w:rsidR="74FD92E1" w:rsidP="74FD92E1" w:rsidRDefault="4A7A92C3" w14:paraId="67D46342" w14:textId="533F7D62">
      <w:pPr>
        <w:spacing w:after="0" w:line="360" w:lineRule="auto"/>
        <w:ind w:firstLine="708"/>
        <w:jc w:val="both"/>
        <w:rPr>
          <w:rFonts w:ascii="Aptos" w:hAnsi="Aptos" w:eastAsia="Aptos" w:cs="Aptos"/>
          <w:sz w:val="28"/>
          <w:szCs w:val="28"/>
        </w:rPr>
      </w:pPr>
      <w:r w:rsidRPr="7BAD06AF">
        <w:rPr>
          <w:rFonts w:ascii="Aptos" w:hAnsi="Aptos" w:eastAsia="Aptos" w:cs="Aptos"/>
          <w:sz w:val="28"/>
          <w:szCs w:val="28"/>
        </w:rPr>
        <w:t>Despierto. La mamá está enfrente de mí. Me toca las piernas con sus antenas. Hay poca luz. Sus ojos son negros, no como los míos, que son cafés. Hace ruidos. Vienen otras mamás. Son tres, empiezan a hablarse. No les entiendo. Se acercan las otras dos. Se ponen enfrente de mí. Se voltean y me ponen más bolitas blancas en la boca, en los brazos y en las piernas. Me quedo quietecita para que no se asusten y para que no aplasten a las liendres bebés. Se van. No veo bien. Me da miedo. Quiero dormirme otra vez. Tengo muchas liendres bebés en la cara. No me puedo mover. Tengo comezón. Pero somos familia y me tengo que aguantar.</w:t>
      </w:r>
    </w:p>
    <w:sectPr w:rsidR="74FD92E1">
      <w:pgSz w:w="11906" w:h="16838" w:orient="portrait"/>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CC" w:author="Claudia Ramírez Cisneros" w:date="2026-01-15T14:03:00Z" w:id="1">
    <w:p w:rsidR="00AE4966" w:rsidRDefault="00AE4966" w14:paraId="7F48EB8A" w14:textId="6A190D39">
      <w:pPr>
        <w:pStyle w:val="CommentText"/>
      </w:pPr>
      <w:r>
        <w:rPr>
          <w:rStyle w:val="CommentReference"/>
        </w:rPr>
        <w:annotationRef/>
      </w:r>
      <w:r w:rsidRPr="18FA6879">
        <w:t xml:space="preserve">¿que conllevan sensaciones finamente entrelazadas?, ¿que generan sensaciones finamente entrelazadas? Pável, sugería completar esta idea porque me parece que no todo lo mencionado son sensaciones, pero que sí las generan. Me confieso neófita en cuanto a la clasificación que desde alguna ciencia pueda hacerse de estos términos. </w:t>
      </w:r>
      <w:r>
        <w:fldChar w:fldCharType="begin"/>
      </w:r>
      <w:r>
        <w:instrText xml:space="preserve"> HYPERLINK "mailto:pavel.granados@sems.gob.mx"</w:instrText>
      </w:r>
      <w:bookmarkStart w:name="_@_4C9DF70A05D84D7DA0F2CD3587E31C7CZ" w:id="2"/>
      <w:r>
        <w:fldChar w:fldCharType="separate"/>
      </w:r>
      <w:bookmarkEnd w:id="2"/>
      <w:r w:rsidRPr="735F0EBC">
        <w:rPr>
          <w:noProof/>
        </w:rPr>
        <w:t>@Pavel Carlos Glauber Granados Chaparro</w:t>
      </w:r>
      <w:r>
        <w:fldChar w:fldCharType="end"/>
      </w:r>
      <w:r w:rsidRPr="1E5D54B3">
        <w:t xml:space="preserve"> Solo es una sugerencia que quizá no aporte mucho.</w:t>
      </w:r>
    </w:p>
  </w:comment>
  <w:comment w:initials="CO" w:author="Cristina Alejandra Muñoz Ortega" w:date="2026-01-27T16:54:00Z" w:id="3">
    <w:p w:rsidR="00C05197" w:rsidRDefault="00C05197" w14:paraId="0067AB59" w14:textId="428A4633">
      <w:pPr>
        <w:pStyle w:val="CommentText"/>
      </w:pPr>
      <w:r>
        <w:rPr>
          <w:rStyle w:val="CommentReference"/>
        </w:rPr>
        <w:annotationRef/>
      </w:r>
      <w:r w:rsidRPr="310DF692">
        <w:t>coma</w:t>
      </w:r>
    </w:p>
  </w:comment>
  <w:comment w:initials="CO" w:author="Cristina Alejandra Muñoz Ortega" w:date="2026-01-27T16:55:00Z" w:id="4">
    <w:p w:rsidR="00C05197" w:rsidRDefault="00C05197" w14:paraId="1C492584" w14:textId="40480FC4">
      <w:pPr>
        <w:pStyle w:val="CommentText"/>
      </w:pPr>
      <w:r>
        <w:rPr>
          <w:rStyle w:val="CommentReference"/>
        </w:rPr>
        <w:annotationRef/>
      </w:r>
      <w:r w:rsidRPr="2D0D80CF">
        <w:t>coma</w:t>
      </w:r>
    </w:p>
  </w:comment>
  <w:comment w:initials="CC" w:author="Claudia Ramírez Cisneros" w:date="2026-01-15T14:20:00Z" w:id="6">
    <w:p w:rsidR="00AE4966" w:rsidRDefault="00AE4966" w14:paraId="0AD4B4D9" w14:textId="198E333C">
      <w:pPr>
        <w:pStyle w:val="CommentText"/>
      </w:pPr>
      <w:r>
        <w:rPr>
          <w:rStyle w:val="CommentReference"/>
        </w:rPr>
        <w:annotationRef/>
      </w:r>
      <w:r w:rsidRPr="7477C828">
        <w:t>Pável, no estoy segura de que la palabra "unir" quieras que se repeta para hacer énfasis en ella. Aparece tres veces en cinco renglones. De cualquier manera, sugerí aquí una sustitución, pero quedo atenta para fijar el texto como me lo indiques.</w:t>
      </w:r>
    </w:p>
  </w:comment>
  <w:comment w:initials="CC" w:author="Claudia Ramírez Cisneros" w:date="2026-01-11T20:49:00Z" w:id="7">
    <w:p w:rsidR="00EA0AD9" w:rsidRDefault="00EA0AD9" w14:paraId="59291F5C" w14:textId="1A46B78F">
      <w:r>
        <w:annotationRef/>
      </w:r>
      <w:r w:rsidRPr="15BAC6A6">
        <w:t>Me imagino que respetamos al bardo.</w:t>
      </w:r>
    </w:p>
  </w:comment>
  <w:comment w:initials="CC" w:author="Claudia Ramírez Cisneros" w:date="2026-01-11T20:55:00Z" w:id="10">
    <w:p w:rsidR="00EA0AD9" w:rsidRDefault="00EA0AD9" w14:paraId="43BB65A9" w14:textId="53786CCD">
      <w:r>
        <w:annotationRef/>
      </w:r>
      <w:r w:rsidRPr="5776AE90">
        <w:t>Revisar si el original presenta esta frase con cursivas y con comillas o si podemos uniformar la ortografía.</w:t>
      </w:r>
    </w:p>
  </w:comment>
  <w:comment w:initials="Ui" w:author="Usuario invitado" w:date="2026-01-13T19:28:00Z" w:id="11">
    <w:p w:rsidR="00AE4966" w:rsidRDefault="00AE4966" w14:paraId="7CB058B7" w14:textId="368B8F22">
      <w:pPr>
        <w:pStyle w:val="CommentText"/>
      </w:pPr>
      <w:r>
        <w:rPr>
          <w:rStyle w:val="CommentReference"/>
        </w:rPr>
        <w:annotationRef/>
      </w:r>
      <w:r w:rsidRPr="32B3EDE2">
        <w:t>Así está en el original</w:t>
      </w:r>
    </w:p>
  </w:comment>
  <w:comment w:initials="CC" w:author="Claudia Ramírez Cisneros" w:date="2026-01-11T21:00:00Z" w:id="13">
    <w:p w:rsidR="00EA0AD9" w:rsidRDefault="00EA0AD9" w14:paraId="129D0585" w14:textId="79702BF2">
      <w:r>
        <w:annotationRef/>
      </w:r>
      <w:r w:rsidRPr="6D665B04">
        <w:t>Curiosa sustantivación de este adjetivo. Comentar con Pável.</w:t>
      </w:r>
    </w:p>
  </w:comment>
  <w:comment w:initials="CC" w:author="Claudia Ramírez Cisneros" w:date="2026-01-15T14:24:00Z" w:id="15">
    <w:p w:rsidR="00AE4966" w:rsidRDefault="00AE4966" w14:paraId="29D5B66F" w14:textId="5C53D2A7">
      <w:pPr>
        <w:pStyle w:val="CommentText"/>
      </w:pPr>
      <w:r>
        <w:rPr>
          <w:rStyle w:val="CommentReference"/>
        </w:rPr>
        <w:annotationRef/>
      </w:r>
      <w:r w:rsidRPr="22EC6062">
        <w:t>Pável, acabo de ver que aquí dice alboratada y no alborotada. ¿Puedo dejar la corrección? Este no es el texto que presenta "errores ortográficos" tal vez premeditados, como creo que sí ocurre con el de Cuevas. Lo había pasado por alto.</w:t>
      </w:r>
    </w:p>
  </w:comment>
  <w:comment w:initials="CC" w:author="Claudia Ramírez Cisneros" w:date="2026-01-15T14:24:00Z" w:id="16">
    <w:p w:rsidR="00AE4966" w:rsidRDefault="00AE4966" w14:paraId="5FCC0F80" w14:textId="2DE0B6A6">
      <w:pPr>
        <w:pStyle w:val="CommentText"/>
      </w:pPr>
      <w:r>
        <w:rPr>
          <w:rStyle w:val="CommentReference"/>
        </w:rPr>
        <w:annotationRef/>
      </w:r>
      <w:r>
        <w:fldChar w:fldCharType="begin"/>
      </w:r>
      <w:r>
        <w:instrText xml:space="preserve"> HYPERLINK "mailto:pavel.granados@sems.gob.mx"</w:instrText>
      </w:r>
      <w:bookmarkStart w:name="_@_2E4EC359CE554639B95B59762C10AC0DZ" w:id="20"/>
      <w:r>
        <w:fldChar w:fldCharType="separate"/>
      </w:r>
      <w:bookmarkEnd w:id="20"/>
      <w:r w:rsidRPr="0A206AB1">
        <w:rPr>
          <w:noProof/>
        </w:rPr>
        <w:t>@Pavel Carlos Glauber Granados Chaparro</w:t>
      </w:r>
      <w:r>
        <w:fldChar w:fldCharType="end"/>
      </w:r>
      <w:r w:rsidRPr="480B35FE">
        <w:t xml:space="preserve"> </w:t>
      </w:r>
    </w:p>
  </w:comment>
  <w:comment w:initials="CC" w:author="Claudia Ramírez Cisneros" w:date="2026-01-12T17:35:00Z" w:id="23">
    <w:p w:rsidR="00AE4966" w:rsidRDefault="00AE4966" w14:paraId="03DBA987" w14:textId="7BC978FD">
      <w:pPr>
        <w:pStyle w:val="CommentText"/>
      </w:pPr>
      <w:r>
        <w:rPr>
          <w:rStyle w:val="CommentReference"/>
        </w:rPr>
        <w:annotationRef/>
      </w:r>
      <w:r w:rsidRPr="03FB4A78">
        <w:t>Cotejar con el original de Amado Nervo. Podría ser que faltara la palabra ser o que existiera una expresión así que no he logrado localizar en algún diccionario idiomático.</w:t>
      </w:r>
    </w:p>
  </w:comment>
  <w:comment w:initials="Ui" w:author="Usuario invitado" w:date="2026-01-13T19:29:00Z" w:id="24">
    <w:p w:rsidR="00AE4966" w:rsidRDefault="00AE4966" w14:paraId="1272E227" w14:textId="6B76AF6E">
      <w:pPr>
        <w:pStyle w:val="CommentText"/>
      </w:pPr>
      <w:r>
        <w:rPr>
          <w:rStyle w:val="CommentReference"/>
        </w:rPr>
        <w:annotationRef/>
      </w:r>
      <w:r w:rsidRPr="768E1874">
        <w:t>Así era esta expresión.</w:t>
      </w:r>
    </w:p>
  </w:comment>
  <w:comment w:initials="CC" w:author="Claudia Ramírez Cisneros" w:date="2026-01-15T14:25:00Z" w:id="25">
    <w:p w:rsidR="00AE4966" w:rsidRDefault="00AE4966" w14:paraId="23C2D961" w14:textId="53AAACB7">
      <w:pPr>
        <w:pStyle w:val="CommentText"/>
      </w:pPr>
      <w:r>
        <w:rPr>
          <w:rStyle w:val="CommentReference"/>
        </w:rPr>
        <w:annotationRef/>
      </w:r>
      <w:r w:rsidRPr="2D213256">
        <w:t>Sí, luego hallé unos ejemplos, pero no quité el subrayado.</w:t>
      </w:r>
    </w:p>
  </w:comment>
  <w:comment w:initials="CC" w:author="Claudia Ramírez Cisneros" w:date="2026-01-12T18:40:00Z" w:id="28">
    <w:p w:rsidR="00AE4966" w:rsidRDefault="00AE4966" w14:paraId="698E6B64" w14:textId="0A0C686C">
      <w:pPr>
        <w:pStyle w:val="CommentText"/>
      </w:pPr>
      <w:r>
        <w:rPr>
          <w:rStyle w:val="CommentReference"/>
        </w:rPr>
        <w:annotationRef/>
      </w:r>
      <w:r w:rsidRPr="68B73A27">
        <w:t>Revisar y decidir con Pável si Dominio del Canadá irá en cursivas o en redondas o solo en cursivas.</w:t>
      </w:r>
    </w:p>
  </w:comment>
  <w:comment w:initials="Ui" w:author="Usuario invitado" w:date="2026-01-13T19:30:00Z" w:id="29">
    <w:p w:rsidR="00AE4966" w:rsidRDefault="00AE4966" w14:paraId="28644AF4" w14:textId="346065E4">
      <w:pPr>
        <w:pStyle w:val="CommentText"/>
      </w:pPr>
      <w:r>
        <w:rPr>
          <w:rStyle w:val="CommentReference"/>
        </w:rPr>
        <w:annotationRef/>
      </w:r>
      <w:r w:rsidRPr="5C41D95E">
        <w:t>Aquí van en redondas. Nada más las pone en cursivas cuando Gabriela las reflexiona.</w:t>
      </w:r>
    </w:p>
  </w:comment>
  <w:comment w:initials="CC" w:author="Claudia Ramírez Cisneros" w:date="2026-01-15T14:27:00Z" w:id="30">
    <w:p w:rsidR="00AE4966" w:rsidRDefault="00AE4966" w14:paraId="07563C56" w14:textId="2DF16E4D">
      <w:pPr>
        <w:pStyle w:val="CommentText"/>
      </w:pPr>
      <w:r>
        <w:rPr>
          <w:rStyle w:val="CommentReference"/>
        </w:rPr>
        <w:annotationRef/>
      </w:r>
      <w:r w:rsidRPr="6DAF8449">
        <w:t>Sí, gracias, Pável, cuando terminé la revisión no tuve la precaución de regresar a algunas marcas que al inicio puse.</w:t>
      </w:r>
    </w:p>
  </w:comment>
  <w:comment w:initials="CC" w:author="Claudia Ramírez Cisneros" w:date="2026-01-12T18:42:00Z" w:id="31">
    <w:p w:rsidR="00AE4966" w:rsidRDefault="00AE4966" w14:paraId="21BF85D3" w14:textId="4FDE0E27">
      <w:pPr>
        <w:pStyle w:val="CommentText"/>
      </w:pPr>
      <w:r>
        <w:rPr>
          <w:rStyle w:val="CommentReference"/>
        </w:rPr>
        <w:annotationRef/>
      </w:r>
      <w:r w:rsidRPr="0B7DD6C2">
        <w:t xml:space="preserve">Muy útil palabra en este invierno. </w:t>
      </w:r>
    </w:p>
  </w:comment>
  <w:comment w:initials="CC" w:author="Claudia Ramírez Cisneros" w:date="2026-01-12T18:44:00Z" w:id="32">
    <w:p w:rsidR="00AE4966" w:rsidRDefault="00AE4966" w14:paraId="162BD935" w14:textId="2589E9D5">
      <w:pPr>
        <w:pStyle w:val="CommentText"/>
      </w:pPr>
      <w:r>
        <w:rPr>
          <w:rStyle w:val="CommentReference"/>
        </w:rPr>
        <w:annotationRef/>
      </w:r>
      <w:r w:rsidRPr="69C4961E">
        <w:t>Sugiero acento enfático, salvo que sea un que que sirve solo de nexo.</w:t>
      </w:r>
    </w:p>
  </w:comment>
  <w:comment w:initials="CC" w:author="Claudia Ramírez Cisneros" w:date="2026-01-12T19:24:00Z" w:id="33">
    <w:p w:rsidR="00AE4966" w:rsidRDefault="00AE4966" w14:paraId="0F6660B6" w14:textId="624FA4A0">
      <w:pPr>
        <w:pStyle w:val="CommentText"/>
      </w:pPr>
      <w:r>
        <w:rPr>
          <w:rStyle w:val="CommentReference"/>
        </w:rPr>
        <w:annotationRef/>
      </w:r>
      <w:r w:rsidRPr="363F8DF3">
        <w:t>Tengo la duda de si no será: apeando al personaje del tratamiento de Don</w:t>
      </w:r>
    </w:p>
  </w:comment>
  <w:comment w:initials="Ui" w:author="Usuario invitado" w:date="2026-01-13T19:32:00Z" w:id="34">
    <w:p w:rsidR="00AE4966" w:rsidRDefault="00AE4966" w14:paraId="3ECA3EB6" w14:textId="4BAA0724">
      <w:pPr>
        <w:pStyle w:val="CommentText"/>
      </w:pPr>
      <w:r>
        <w:rPr>
          <w:rStyle w:val="CommentReference"/>
        </w:rPr>
        <w:annotationRef/>
      </w:r>
      <w:r w:rsidRPr="0DD12264">
        <w:t>Así viene. Yo creo que es como "quitando al personaje el tratamiento".</w:t>
      </w:r>
    </w:p>
  </w:comment>
  <w:comment w:initials="CC" w:author="Claudia Ramírez Cisneros" w:date="2026-01-15T14:29:00Z" w:id="35">
    <w:p w:rsidR="00AE4966" w:rsidRDefault="00AE4966" w14:paraId="6A91D63A" w14:textId="4CF78400">
      <w:pPr>
        <w:pStyle w:val="CommentText"/>
      </w:pPr>
      <w:r>
        <w:rPr>
          <w:rStyle w:val="CommentReference"/>
        </w:rPr>
        <w:annotationRef/>
      </w:r>
      <w:r w:rsidRPr="20D46E23">
        <w:t>Y ayer, fue curioso, leí un tuit de Pedro Salmerón  que empleaba la palabra apear con un sentido más complejo que el de bajarse.</w:t>
      </w:r>
    </w:p>
  </w:comment>
  <w:comment w:initials="CC" w:author="Claudia Ramírez Cisneros" w:date="2026-01-12T23:44:00Z" w:id="38">
    <w:p w:rsidR="00AE4966" w:rsidRDefault="00AE4966" w14:paraId="72E8E693" w14:textId="5397BDEF">
      <w:pPr>
        <w:pStyle w:val="CommentText"/>
      </w:pPr>
      <w:r>
        <w:rPr>
          <w:rStyle w:val="CommentReference"/>
        </w:rPr>
        <w:annotationRef/>
      </w:r>
      <w:r w:rsidRPr="7860CFE1">
        <w:t>Revisar contra el original este signo de puntuación.</w:t>
      </w:r>
    </w:p>
  </w:comment>
  <w:comment w:initials="Ui" w:author="Usuario invitado" w:date="2026-01-13T19:34:00Z" w:id="39">
    <w:p w:rsidR="00AE4966" w:rsidRDefault="00AE4966" w14:paraId="448F0F09" w14:textId="2B17FDA2">
      <w:pPr>
        <w:pStyle w:val="CommentText"/>
      </w:pPr>
      <w:r>
        <w:rPr>
          <w:rStyle w:val="CommentReference"/>
        </w:rPr>
        <w:annotationRef/>
      </w:r>
      <w:r w:rsidRPr="13271759">
        <w:t>Así viene, pero quizá se puede sustituir por una coma. No tiene caso el punto y coma.</w:t>
      </w:r>
    </w:p>
  </w:comment>
  <w:comment w:initials="CC" w:author="Claudia Ramírez Cisneros" w:date="2026-01-13T01:13:00Z" w:id="40">
    <w:p w:rsidR="00AE4966" w:rsidRDefault="00AE4966" w14:paraId="625426C5" w14:textId="5323417A">
      <w:pPr>
        <w:pStyle w:val="CommentText"/>
      </w:pPr>
      <w:r>
        <w:rPr>
          <w:rStyle w:val="CommentReference"/>
        </w:rPr>
        <w:annotationRef/>
      </w:r>
      <w:r w:rsidRPr="203468BE">
        <w:t>Me parece que aquí el término es losas, con s.</w:t>
      </w:r>
    </w:p>
  </w:comment>
  <w:comment w:initials="CC" w:author="Claudia Ramírez Cisneros" w:date="2026-01-13T11:31:00Z" w:id="41">
    <w:p w:rsidR="00AE4966" w:rsidRDefault="00AE4966" w14:paraId="6737FE95" w14:textId="5F5C6B81">
      <w:pPr>
        <w:pStyle w:val="CommentText"/>
      </w:pPr>
      <w:r>
        <w:rPr>
          <w:rStyle w:val="CommentReference"/>
        </w:rPr>
        <w:annotationRef/>
      </w:r>
      <w:r w:rsidRPr="759D70A8">
        <w:t>Aquí me permití quitar la h, pues se trata de lo desechado, lo tirado, lo separado, y no de algo deshecho, descompuesto. ¿Se acepta la corrección?</w:t>
      </w:r>
    </w:p>
  </w:comment>
  <w:comment w:initials="CC" w:author="Claudia Ramírez Cisneros" w:date="2026-01-13T11:33:00Z" w:id="42">
    <w:p w:rsidR="00AE4966" w:rsidRDefault="00AE4966" w14:paraId="4FBDE372" w14:textId="6258BF7C">
      <w:pPr>
        <w:pStyle w:val="CommentText"/>
      </w:pPr>
      <w:r>
        <w:rPr>
          <w:rStyle w:val="CommentReference"/>
        </w:rPr>
        <w:annotationRef/>
      </w:r>
      <w:r w:rsidRPr="2E11BBAD">
        <w:t>Lo mismo hice con la palabra explendor: sustituí la x por una s.</w:t>
      </w:r>
    </w:p>
  </w:comment>
  <w:comment w:initials="CC" w:author="Claudia Ramírez Cisneros" w:date="2026-01-13T11:38:00Z" w:id="43">
    <w:p w:rsidR="00AE4966" w:rsidRDefault="00AE4966" w14:paraId="425D33AC" w14:textId="46E00249">
      <w:pPr>
        <w:pStyle w:val="CommentText"/>
      </w:pPr>
      <w:r>
        <w:rPr>
          <w:rStyle w:val="CommentReference"/>
        </w:rPr>
        <w:annotationRef/>
      </w:r>
      <w:r w:rsidRPr="5B452F47">
        <w:t xml:space="preserve">La expresión sería "hacía las veces de portero" o "hacia a veces de portero", con sendos significados. Así como está, parecería una imprecisión por una omisión del autor. ¿Se autoriza que la completemos incluso con un "la" o con una "a" entre corchetes? </w:t>
      </w:r>
    </w:p>
  </w:comment>
  <w:comment w:initials="Ui" w:author="Usuario invitado" w:date="2026-01-13T19:36:00Z" w:id="44">
    <w:p w:rsidR="00AE4966" w:rsidRDefault="00AE4966" w14:paraId="60C81A54" w14:textId="7186E1AE">
      <w:pPr>
        <w:pStyle w:val="CommentText"/>
      </w:pPr>
      <w:r>
        <w:rPr>
          <w:rStyle w:val="CommentReference"/>
        </w:rPr>
        <w:annotationRef/>
      </w:r>
      <w:r w:rsidRPr="35A82DEF">
        <w:t>Yo creo que la frase era: "las veces de portero", como se usaba en esa época.</w:t>
      </w:r>
    </w:p>
  </w:comment>
  <w:comment w:initials="CC" w:author="Claudia Ramírez Cisneros" w:date="2026-01-13T11:41:00Z" w:id="45">
    <w:p w:rsidR="00AE4966" w:rsidRDefault="00AE4966" w14:paraId="226D9B42" w14:textId="587190CC">
      <w:pPr>
        <w:pStyle w:val="CommentText"/>
      </w:pPr>
      <w:r>
        <w:rPr>
          <w:rStyle w:val="CommentReference"/>
        </w:rPr>
        <w:annotationRef/>
      </w:r>
      <w:r w:rsidRPr="1447AAAC">
        <w:t>Pareciera que en este caso, y tal vez también con "explendor", la ortografía del autor es arbitraria, voluntaria y personal. Comentar esto con Pável.</w:t>
      </w:r>
    </w:p>
  </w:comment>
  <w:comment w:initials="Ui" w:author="Usuario invitado" w:date="2026-01-13T19:37:00Z" w:id="46">
    <w:p w:rsidR="00AE4966" w:rsidRDefault="00AE4966" w14:paraId="7FAF9EB0" w14:textId="6BE7E51F">
      <w:pPr>
        <w:pStyle w:val="CommentText"/>
      </w:pPr>
      <w:r>
        <w:rPr>
          <w:rStyle w:val="CommentReference"/>
        </w:rPr>
        <w:annotationRef/>
      </w:r>
      <w:r w:rsidRPr="7066531B">
        <w:t>Es mejor "excitado", para unificar los cambios.</w:t>
      </w:r>
    </w:p>
  </w:comment>
  <w:comment w:initials="CC" w:author="Claudia Ramírez Cisneros" w:date="2026-01-13T17:57:00Z" w:id="48">
    <w:p w:rsidR="00AE4966" w:rsidRDefault="00AE4966" w14:paraId="4B9632DD" w14:textId="539E4ED8">
      <w:pPr>
        <w:pStyle w:val="CommentText"/>
      </w:pPr>
      <w:r>
        <w:rPr>
          <w:rStyle w:val="CommentReference"/>
        </w:rPr>
        <w:annotationRef/>
      </w:r>
      <w:r w:rsidRPr="539A91F2">
        <w:t>Adecué la ortografía a la empleada por la RAE: astracán y no astrakhan. ¿Se acepta?</w:t>
      </w:r>
    </w:p>
  </w:comment>
  <w:comment w:initials="CC" w:author="Claudia Ramírez Cisneros" w:date="2026-01-13T18:44:00Z" w:id="49">
    <w:p w:rsidR="00AE4966" w:rsidRDefault="00AE4966" w14:paraId="035C7965" w14:textId="70A11943">
      <w:pPr>
        <w:pStyle w:val="CommentText"/>
      </w:pPr>
      <w:r>
        <w:rPr>
          <w:rStyle w:val="CommentReference"/>
        </w:rPr>
        <w:annotationRef/>
      </w:r>
      <w:r w:rsidRPr="3FD4AC89">
        <w:t>¿Se acepta la sustitución de extremecimiento por estremecimiento? ¿O se tratará de una herramienta del autor para crear  el perfil del narrador- protagonista?</w:t>
      </w:r>
    </w:p>
  </w:comment>
  <w:comment w:initials="CC" w:author="Claudia Ramírez Cisneros" w:date="2026-01-13T18:55:00Z" w:id="51">
    <w:p w:rsidR="00AE4966" w:rsidRDefault="00AE4966" w14:paraId="5010746D" w14:textId="581FEDF4">
      <w:pPr>
        <w:pStyle w:val="CommentText"/>
      </w:pPr>
      <w:r>
        <w:rPr>
          <w:rStyle w:val="CommentReference"/>
        </w:rPr>
        <w:annotationRef/>
      </w:r>
      <w:r w:rsidRPr="32B65186">
        <w:t>¿de [la] que? ¿Se acepta?</w:t>
      </w:r>
    </w:p>
  </w:comment>
  <w:comment w:initials="CC" w:author="Claudia Ramírez Cisneros" w:date="2026-01-13T19:31:00Z" w:id="52">
    <w:p w:rsidR="00AE4966" w:rsidRDefault="00AE4966" w14:paraId="1D30B195" w14:textId="35EE105C">
      <w:pPr>
        <w:pStyle w:val="CommentText"/>
      </w:pPr>
      <w:r>
        <w:rPr>
          <w:rStyle w:val="CommentReference"/>
        </w:rPr>
        <w:annotationRef/>
      </w:r>
      <w:r w:rsidRPr="1D2E863F">
        <w:t>¿Cambiamos la ortografía de la palabra a la admitida por la RAE: agujerados?</w:t>
      </w:r>
    </w:p>
  </w:comment>
  <w:comment w:initials="CC" w:author="Claudia Ramírez Cisneros" w:date="2026-01-13T19:32:00Z" w:id="55">
    <w:p w:rsidR="00AE4966" w:rsidRDefault="00AE4966" w14:paraId="487B2648" w14:textId="11960A72">
      <w:pPr>
        <w:pStyle w:val="CommentText"/>
      </w:pPr>
      <w:r>
        <w:rPr>
          <w:rStyle w:val="CommentReference"/>
        </w:rPr>
        <w:annotationRef/>
      </w:r>
      <w:r w:rsidRPr="77753870">
        <w:t>Aquí debiera ser "desecho", y muy forzadamente: "deshecho".</w:t>
      </w:r>
    </w:p>
  </w:comment>
  <w:comment w:initials="CC" w:author="Claudia Ramírez Cisneros" w:date="2026-01-13T19:56:00Z" w:id="56">
    <w:p w:rsidR="00AE4966" w:rsidRDefault="00AE4966" w14:paraId="4F0865FF" w14:textId="5923F59A">
      <w:pPr>
        <w:pStyle w:val="CommentText"/>
      </w:pPr>
      <w:r>
        <w:rPr>
          <w:rStyle w:val="CommentReference"/>
        </w:rPr>
        <w:annotationRef/>
      </w:r>
      <w:r w:rsidRPr="4424AA15">
        <w:t>Me imagino que respeto el artículo sin apocopar, el cual aquí convendría.</w:t>
      </w:r>
    </w:p>
  </w:comment>
  <w:comment w:initials="CC" w:author="Claudia Ramírez Cisneros" w:date="2026-01-13T20:37:00Z" w:id="57">
    <w:p w:rsidR="00AE4966" w:rsidRDefault="00AE4966" w14:paraId="1BE6C5C8" w14:textId="4D9B9306">
      <w:pPr>
        <w:pStyle w:val="CommentText"/>
      </w:pPr>
      <w:r>
        <w:rPr>
          <w:rStyle w:val="CommentReference"/>
        </w:rPr>
        <w:annotationRef/>
      </w:r>
      <w:r w:rsidRPr="5F237A89">
        <w:t xml:space="preserve">Me imagino, por esta palabra, que en todo caso, además de respetar la ortografía original del relato, habrá que poner en una nota que se respeta esta por ser parte de una elección literaria del autor. </w:t>
      </w:r>
    </w:p>
  </w:comment>
  <w:comment w:initials="CC" w:author="Claudia Ramírez Cisneros" w:date="2026-01-15T14:40:00Z" w:id="58">
    <w:p w:rsidR="00AE4966" w:rsidRDefault="00AE4966" w14:paraId="3EC81C56" w14:textId="10866697">
      <w:pPr>
        <w:pStyle w:val="CommentText"/>
      </w:pPr>
      <w:r>
        <w:rPr>
          <w:rStyle w:val="CommentReference"/>
        </w:rPr>
        <w:annotationRef/>
      </w:r>
      <w:r>
        <w:fldChar w:fldCharType="begin"/>
      </w:r>
      <w:r>
        <w:instrText xml:space="preserve"> HYPERLINK "mailto:pavel.granados@sems.gob.mx"</w:instrText>
      </w:r>
      <w:bookmarkStart w:name="_@_BC4A5264893B4BC986D3BC966A0A3E74Z" w:id="59"/>
      <w:r>
        <w:fldChar w:fldCharType="separate"/>
      </w:r>
      <w:bookmarkEnd w:id="59"/>
      <w:r w:rsidRPr="56EEF8F2">
        <w:rPr>
          <w:noProof/>
        </w:rPr>
        <w:t>@Pavel Carlos Glauber Granados Chaparro</w:t>
      </w:r>
      <w:r>
        <w:fldChar w:fldCharType="end"/>
      </w:r>
      <w:r w:rsidRPr="45F57BEA">
        <w:t>, voy a corregir esta g . Quedo atenta.</w:t>
      </w:r>
    </w:p>
  </w:comment>
  <w:comment w:initials="CC" w:author="Claudia Ramírez Cisneros" w:date="2026-01-13T21:25:00Z" w:id="60">
    <w:p w:rsidR="00AE4966" w:rsidRDefault="00AE4966" w14:paraId="7CB88617" w14:textId="72E5C640">
      <w:pPr>
        <w:pStyle w:val="CommentText"/>
      </w:pPr>
      <w:r>
        <w:rPr>
          <w:rStyle w:val="CommentReference"/>
        </w:rPr>
        <w:annotationRef/>
      </w:r>
      <w:r w:rsidRPr="5B2E2E4F">
        <w:t>Revisar la disposición de estos versos de Dante.</w:t>
      </w:r>
    </w:p>
  </w:comment>
  <w:comment w:initials="CC" w:author="Claudia Ramírez Cisneros" w:date="2026-01-15T14:44:00Z" w:id="61">
    <w:p w:rsidR="00AE4966" w:rsidRDefault="00AE4966" w14:paraId="724F0908" w14:textId="0B8E287A">
      <w:pPr>
        <w:pStyle w:val="CommentText"/>
      </w:pPr>
      <w:r>
        <w:rPr>
          <w:rStyle w:val="CommentReference"/>
        </w:rPr>
        <w:annotationRef/>
      </w:r>
      <w:r w:rsidRPr="381784DA">
        <w:t>Mira, Pável, hallé esto: Los versos 43, 44 y 45 del Canto XII del </w:t>
      </w:r>
      <w:r w:rsidRPr="5C3540D1">
        <w:rPr>
          <w:i/>
          <w:iCs/>
        </w:rPr>
        <w:t>Purgatorio</w:t>
      </w:r>
      <w:r w:rsidRPr="45209156">
        <w:t> de la </w:t>
      </w:r>
      <w:r w:rsidRPr="70AF4AF9">
        <w:rPr>
          <w:i/>
          <w:iCs/>
        </w:rPr>
        <w:t>Divina Comedia</w:t>
      </w:r>
      <w:r w:rsidRPr="4E212CCA">
        <w:t> pertenecen a una sección donde Dante describe ejemplos de soberbia castigada, grabados en el pavimento de la primera cornisa. Específicamente, estos versos hacen referencia a Aracne, quien fue transformada en araña por desafiar a la diosa Atenea en un concurso de tejido.  No sé si te interese que lo pongamos como una nota o mejor dejamos que la curiosidad y la averiguación de cada lector haga su parte.</w:t>
      </w:r>
    </w:p>
  </w:comment>
  <w:comment w:initials="CC" w:author="Claudia Ramírez Cisneros" w:date="2026-01-15T14:45:00Z" w:id="62">
    <w:p w:rsidR="00AE4966" w:rsidRDefault="00AE4966" w14:paraId="74177092" w14:textId="7E25B83D">
      <w:pPr>
        <w:pStyle w:val="CommentText"/>
      </w:pPr>
      <w:r>
        <w:rPr>
          <w:rStyle w:val="CommentReference"/>
        </w:rPr>
        <w:annotationRef/>
      </w:r>
      <w:r>
        <w:fldChar w:fldCharType="begin"/>
      </w:r>
      <w:r>
        <w:instrText xml:space="preserve"> HYPERLINK "mailto:pavel.granados@sems.gob.mx"</w:instrText>
      </w:r>
      <w:bookmarkStart w:name="_@_3D03103CC47F45DFBB2220E5931B27F8Z" w:id="63"/>
      <w:r>
        <w:fldChar w:fldCharType="separate"/>
      </w:r>
      <w:bookmarkEnd w:id="63"/>
      <w:r w:rsidRPr="64D72D29">
        <w:rPr>
          <w:noProof/>
        </w:rPr>
        <w:t>@Pavel Carlos Glauber Granados Chaparro</w:t>
      </w:r>
      <w:r>
        <w:fldChar w:fldCharType="end"/>
      </w:r>
      <w:r w:rsidRPr="1C3021B3">
        <w:t xml:space="preserve"> </w:t>
      </w:r>
    </w:p>
  </w:comment>
  <w:comment w:initials="CC" w:author="Claudia Ramírez Cisneros" w:date="2026-01-13T21:41:00Z" w:id="67">
    <w:p w:rsidR="00AE4966" w:rsidRDefault="00AE4966" w14:paraId="041564E3" w14:textId="2EA25434">
      <w:pPr>
        <w:pStyle w:val="CommentText"/>
      </w:pPr>
      <w:r>
        <w:rPr>
          <w:rStyle w:val="CommentReference"/>
        </w:rPr>
        <w:annotationRef/>
      </w:r>
      <w:r w:rsidRPr="41CE2795">
        <w:t>¿Lo cambiamos a astracán?</w:t>
      </w:r>
    </w:p>
  </w:comment>
  <w:comment w:initials="CC" w:author="Claudia Ramírez Cisneros" w:date="2026-01-13T21:45:00Z" w:id="68">
    <w:p w:rsidR="00AE4966" w:rsidRDefault="00AE4966" w14:paraId="2F94144B" w14:textId="1F4A9E2F">
      <w:pPr>
        <w:pStyle w:val="CommentText"/>
      </w:pPr>
      <w:r>
        <w:rPr>
          <w:rStyle w:val="CommentReference"/>
        </w:rPr>
        <w:annotationRef/>
      </w:r>
      <w:r w:rsidRPr="3FFFCAAE">
        <w:t>Me parece que aquí sí se requiere una coma.</w:t>
      </w:r>
    </w:p>
  </w:comment>
  <w:comment w:initials="CC" w:author="Claudia Ramírez Cisneros" w:date="2026-01-13T21:50:00Z" w:id="70">
    <w:p w:rsidR="00AE4966" w:rsidRDefault="00AE4966" w14:paraId="3326FA78" w14:textId="59DEAF0A">
      <w:pPr>
        <w:pStyle w:val="CommentText"/>
      </w:pPr>
      <w:r>
        <w:rPr>
          <w:rStyle w:val="CommentReference"/>
        </w:rPr>
        <w:annotationRef/>
      </w:r>
      <w:r w:rsidRPr="63D7B40E">
        <w:t>Me parece que sobra la palabra "los". Revisar el original.</w:t>
      </w:r>
    </w:p>
  </w:comment>
  <w:comment w:initials="CC" w:author="Claudia Ramírez Cisneros" w:date="2026-01-13T21:52:00Z" w:id="71">
    <w:p w:rsidR="00AE4966" w:rsidRDefault="00AE4966" w14:paraId="6167F980" w14:textId="46F5EF43">
      <w:pPr>
        <w:pStyle w:val="CommentText"/>
      </w:pPr>
      <w:r>
        <w:rPr>
          <w:rStyle w:val="CommentReference"/>
        </w:rPr>
        <w:annotationRef/>
      </w:r>
      <w:r w:rsidRPr="75A0750D">
        <w:t>La palabra sería trastabillando, incluso trastrabillando, con b, no con v. Decidir qué hacer con las palabras con la ortografía alterada de este relato.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F48EB8A" w15:done="1"/>
  <w15:commentEx w15:paraId="0067AB59" w15:done="1"/>
  <w15:commentEx w15:paraId="1C492584" w15:done="1"/>
  <w15:commentEx w15:paraId="0AD4B4D9" w15:done="1"/>
  <w15:commentEx w15:paraId="59291F5C" w15:done="1"/>
  <w15:commentEx w15:paraId="43BB65A9" w15:done="1"/>
  <w15:commentEx w15:paraId="7CB058B7" w15:paraIdParent="43BB65A9" w15:done="1"/>
  <w15:commentEx w15:paraId="129D0585" w15:done="1"/>
  <w15:commentEx w15:paraId="29D5B66F" w15:done="1"/>
  <w15:commentEx w15:paraId="5FCC0F80" w15:paraIdParent="29D5B66F" w15:done="1"/>
  <w15:commentEx w15:paraId="03DBA987" w15:done="1"/>
  <w15:commentEx w15:paraId="1272E227" w15:paraIdParent="03DBA987" w15:done="1"/>
  <w15:commentEx w15:paraId="23C2D961" w15:paraIdParent="03DBA987" w15:done="1"/>
  <w15:commentEx w15:paraId="698E6B64" w15:done="1"/>
  <w15:commentEx w15:paraId="28644AF4" w15:paraIdParent="698E6B64" w15:done="1"/>
  <w15:commentEx w15:paraId="07563C56" w15:paraIdParent="698E6B64" w15:done="1"/>
  <w15:commentEx w15:paraId="21BF85D3" w15:done="1"/>
  <w15:commentEx w15:paraId="162BD935" w15:done="1"/>
  <w15:commentEx w15:paraId="0F6660B6" w15:done="1"/>
  <w15:commentEx w15:paraId="3ECA3EB6" w15:paraIdParent="0F6660B6" w15:done="1"/>
  <w15:commentEx w15:paraId="6A91D63A" w15:paraIdParent="0F6660B6" w15:done="1"/>
  <w15:commentEx w15:paraId="72E8E693" w15:done="1"/>
  <w15:commentEx w15:paraId="448F0F09" w15:paraIdParent="72E8E693" w15:done="1"/>
  <w15:commentEx w15:paraId="625426C5" w15:done="1"/>
  <w15:commentEx w15:paraId="6737FE95" w15:done="1"/>
  <w15:commentEx w15:paraId="4FBDE372" w15:paraIdParent="6737FE95" w15:done="1"/>
  <w15:commentEx w15:paraId="425D33AC" w15:done="1"/>
  <w15:commentEx w15:paraId="60C81A54" w15:paraIdParent="425D33AC" w15:done="1"/>
  <w15:commentEx w15:paraId="226D9B42" w15:done="1"/>
  <w15:commentEx w15:paraId="7FAF9EB0" w15:paraIdParent="226D9B42" w15:done="1"/>
  <w15:commentEx w15:paraId="4B9632DD" w15:done="1"/>
  <w15:commentEx w15:paraId="035C7965" w15:done="1"/>
  <w15:commentEx w15:paraId="5010746D" w15:done="1"/>
  <w15:commentEx w15:paraId="1D30B195" w15:done="1"/>
  <w15:commentEx w15:paraId="487B2648" w15:done="1"/>
  <w15:commentEx w15:paraId="4F0865FF" w15:done="1"/>
  <w15:commentEx w15:paraId="1BE6C5C8" w15:done="1"/>
  <w15:commentEx w15:paraId="3EC81C56" w15:paraIdParent="1BE6C5C8" w15:done="1"/>
  <w15:commentEx w15:paraId="7CB88617" w15:done="1"/>
  <w15:commentEx w15:paraId="724F0908" w15:done="1"/>
  <w15:commentEx w15:paraId="74177092" w15:paraIdParent="724F0908" w15:done="1"/>
  <w15:commentEx w15:paraId="041564E3" w15:done="1"/>
  <w15:commentEx w15:paraId="2F94144B" w15:done="1"/>
  <w15:commentEx w15:paraId="3326FA78" w15:done="1"/>
  <w15:commentEx w15:paraId="6167F98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BE4C007" w16cex:dateUtc="2026-01-15T20:03:00Z"/>
  <w16cex:commentExtensible w16cex:durableId="06194DED" w16cex:dateUtc="2026-01-27T22:54:00Z"/>
  <w16cex:commentExtensible w16cex:durableId="06CB5A5F" w16cex:dateUtc="2026-01-27T22:55:00Z"/>
  <w16cex:commentExtensible w16cex:durableId="6AC10ECC" w16cex:dateUtc="2026-01-15T20:20:00Z">
    <w16cex:extLst>
      <w16:ext w16:uri="{CE6994B0-6A32-4C9F-8C6B-6E91EDA988CE}">
        <cr:reactions xmlns:cr="http://schemas.microsoft.com/office/comments/2020/reactions">
          <cr:reaction reactionType="1">
            <cr:reactionInfo dateUtc="2026-01-26T19:40:34Z">
              <cr:user userId="S::pavel.granados@sems.gob.mx::7b06dba7-dbaa-4250-9e28-86c31ddfc6e5" userProvider="AD" userName="Pavel Carlos Glauber Granados Chaparro"/>
            </cr:reactionInfo>
          </cr:reaction>
        </cr:reactions>
      </w16:ext>
    </w16cex:extLst>
  </w16cex:commentExtensible>
  <w16cex:commentExtensible w16cex:durableId="1F95441D" w16cex:dateUtc="2026-01-12T02:49:00Z"/>
  <w16cex:commentExtensible w16cex:durableId="5C8884CB" w16cex:dateUtc="2026-01-12T02:55:00Z">
    <w16cex:extLst>
      <w16:ext w16:uri="{CE6994B0-6A32-4C9F-8C6B-6E91EDA988CE}">
        <cr:reactions xmlns:cr="http://schemas.microsoft.com/office/comments/2020/reactions">
          <cr:reaction reactionType="1">
            <cr:reactionInfo dateUtc="2026-01-15T20:20:56Z">
              <cr:user userId="S::claudia.ramirez@sems.gob.mx::a57c0057-9271-47e7-bea3-c5cbfdfe70ce" userProvider="AD" userName="Claudia Ramírez Cisneros"/>
            </cr:reactionInfo>
          </cr:reaction>
        </cr:reactions>
      </w16:ext>
    </w16cex:extLst>
  </w16cex:commentExtensible>
  <w16cex:commentExtensible w16cex:durableId="3F1D4895" w16cex:dateUtc="2026-01-14T01:28:00Z"/>
  <w16cex:commentExtensible w16cex:durableId="7E05A6B3" w16cex:dateUtc="2026-01-12T03:00:00Z">
    <w16cex:extLst>
      <w16:ext w16:uri="{CE6994B0-6A32-4C9F-8C6B-6E91EDA988CE}">
        <cr:reactions xmlns:cr="http://schemas.microsoft.com/office/comments/2020/reactions">
          <cr:reaction reactionType="1">
            <cr:reactionInfo dateUtc="2026-01-14T01:28:29Z">
              <cr:user userId="S::urn:spo:tenantanon#fe41c661-5baa-4417-b42a-a3f295dffd43::" userProvider="AD" userName="Usuario invitado"/>
            </cr:reactionInfo>
          </cr:reaction>
        </cr:reactions>
      </w16:ext>
    </w16cex:extLst>
  </w16cex:commentExtensible>
  <w16cex:commentExtensible w16cex:durableId="5E917C01" w16cex:dateUtc="2026-01-15T20:24:00Z">
    <w16cex:extLst>
      <w16:ext w16:uri="{CE6994B0-6A32-4C9F-8C6B-6E91EDA988CE}">
        <cr:reactions xmlns:cr="http://schemas.microsoft.com/office/comments/2020/reactions">
          <cr:reaction reactionType="1">
            <cr:reactionInfo dateUtc="2026-01-26T19:41:11Z">
              <cr:user userId="S::pavel.granados@sems.gob.mx::7b06dba7-dbaa-4250-9e28-86c31ddfc6e5" userProvider="AD" userName="Pavel Carlos Glauber Granados Chaparro"/>
            </cr:reactionInfo>
          </cr:reaction>
        </cr:reactions>
      </w16:ext>
    </w16cex:extLst>
  </w16cex:commentExtensible>
  <w16cex:commentExtensible w16cex:durableId="4DE19B36" w16cex:dateUtc="2026-01-15T20:24:00Z"/>
  <w16cex:commentExtensible w16cex:durableId="3BA6B54A" w16cex:dateUtc="2026-01-12T23:35:00Z"/>
  <w16cex:commentExtensible w16cex:durableId="5EA525DB" w16cex:dateUtc="2026-01-14T01:29:00Z">
    <w16cex:extLst>
      <w16:ext w16:uri="{CE6994B0-6A32-4C9F-8C6B-6E91EDA988CE}">
        <cr:reactions xmlns:cr="http://schemas.microsoft.com/office/comments/2020/reactions">
          <cr:reaction reactionType="1">
            <cr:reactionInfo dateUtc="2026-01-15T20:26:10Z">
              <cr:user userId="S::claudia.ramirez@sems.gob.mx::a57c0057-9271-47e7-bea3-c5cbfdfe70ce" userProvider="AD" userName="Claudia Ramírez Cisneros"/>
            </cr:reactionInfo>
          </cr:reaction>
        </cr:reactions>
      </w16:ext>
    </w16cex:extLst>
  </w16cex:commentExtensible>
  <w16cex:commentExtensible w16cex:durableId="24541D70" w16cex:dateUtc="2026-01-15T20:25:00Z"/>
  <w16cex:commentExtensible w16cex:durableId="12B014D7" w16cex:dateUtc="2026-01-13T00:40:00Z"/>
  <w16cex:commentExtensible w16cex:durableId="5B1E37B5" w16cex:dateUtc="2026-01-14T01:30:00Z">
    <w16cex:extLst>
      <w16:ext w16:uri="{CE6994B0-6A32-4C9F-8C6B-6E91EDA988CE}">
        <cr:reactions xmlns:cr="http://schemas.microsoft.com/office/comments/2020/reactions">
          <cr:reaction reactionType="1">
            <cr:reactionInfo dateUtc="2026-01-15T20:27:22Z">
              <cr:user userId="S::claudia.ramirez@sems.gob.mx::a57c0057-9271-47e7-bea3-c5cbfdfe70ce" userProvider="AD" userName="Claudia Ramírez Cisneros"/>
            </cr:reactionInfo>
          </cr:reaction>
        </cr:reactions>
      </w16:ext>
    </w16cex:extLst>
  </w16cex:commentExtensible>
  <w16cex:commentExtensible w16cex:durableId="4E6F8A7C" w16cex:dateUtc="2026-01-15T20:27:00Z"/>
  <w16cex:commentExtensible w16cex:durableId="4A7BCA4D" w16cex:dateUtc="2026-01-13T00:42:00Z">
    <w16cex:extLst>
      <w16:ext w16:uri="{CE6994B0-6A32-4C9F-8C6B-6E91EDA988CE}">
        <cr:reactions xmlns:cr="http://schemas.microsoft.com/office/comments/2020/reactions">
          <cr:reaction reactionType="1">
            <cr:reactionInfo dateUtc="2026-01-14T01:30:56Z">
              <cr:user userId="S::urn:spo:tenantanon#fe41c661-5baa-4417-b42a-a3f295dffd43::" userProvider="AD" userName="Usuario invitado"/>
            </cr:reactionInfo>
          </cr:reaction>
        </cr:reactions>
      </w16:ext>
    </w16cex:extLst>
  </w16cex:commentExtensible>
  <w16cex:commentExtensible w16cex:durableId="2C41A8D2" w16cex:dateUtc="2026-01-13T00:44:00Z"/>
  <w16cex:commentExtensible w16cex:durableId="40FDFB09" w16cex:dateUtc="2026-01-13T01:24:00Z"/>
  <w16cex:commentExtensible w16cex:durableId="02A3A065" w16cex:dateUtc="2026-01-14T01:32:00Z">
    <w16cex:extLst>
      <w16:ext w16:uri="{CE6994B0-6A32-4C9F-8C6B-6E91EDA988CE}">
        <cr:reactions xmlns:cr="http://schemas.microsoft.com/office/comments/2020/reactions">
          <cr:reaction reactionType="1">
            <cr:reactionInfo dateUtc="2026-01-15T20:28:14Z">
              <cr:user userId="S::claudia.ramirez@sems.gob.mx::a57c0057-9271-47e7-bea3-c5cbfdfe70ce" userProvider="AD" userName="Claudia Ramírez Cisneros"/>
            </cr:reactionInfo>
          </cr:reaction>
        </cr:reactions>
      </w16:ext>
    </w16cex:extLst>
  </w16cex:commentExtensible>
  <w16cex:commentExtensible w16cex:durableId="5B78359C" w16cex:dateUtc="2026-01-15T20:29:00Z"/>
  <w16cex:commentExtensible w16cex:durableId="7A2453A7" w16cex:dateUtc="2026-01-13T05:44:00Z"/>
  <w16cex:commentExtensible w16cex:durableId="7BDF4FD0" w16cex:dateUtc="2026-01-14T01:34:00Z">
    <w16cex:extLst>
      <w16:ext w16:uri="{CE6994B0-6A32-4C9F-8C6B-6E91EDA988CE}">
        <cr:reactions xmlns:cr="http://schemas.microsoft.com/office/comments/2020/reactions">
          <cr:reaction reactionType="1">
            <cr:reactionInfo dateUtc="2026-01-15T20:33:04Z">
              <cr:user userId="S::claudia.ramirez@sems.gob.mx::a57c0057-9271-47e7-bea3-c5cbfdfe70ce" userProvider="AD" userName="Claudia Ramírez Cisneros"/>
            </cr:reactionInfo>
          </cr:reaction>
        </cr:reactions>
      </w16:ext>
    </w16cex:extLst>
  </w16cex:commentExtensible>
  <w16cex:commentExtensible w16cex:durableId="1C96D975" w16cex:dateUtc="2026-01-13T07:13:00Z">
    <w16cex:extLst>
      <w16:ext w16:uri="{CE6994B0-6A32-4C9F-8C6B-6E91EDA988CE}">
        <cr:reactions xmlns:cr="http://schemas.microsoft.com/office/comments/2020/reactions">
          <cr:reaction reactionType="1">
            <cr:reactionInfo dateUtc="2026-01-14T01:35:00Z">
              <cr:user userId="S::urn:spo:tenantanon#fe41c661-5baa-4417-b42a-a3f295dffd43::" userProvider="AD" userName="Usuario invitado"/>
            </cr:reactionInfo>
          </cr:reaction>
        </cr:reactions>
      </w16:ext>
    </w16cex:extLst>
  </w16cex:commentExtensible>
  <w16cex:commentExtensible w16cex:durableId="468A65DA" w16cex:dateUtc="2026-01-13T17:31:00Z">
    <w16cex:extLst>
      <w16:ext w16:uri="{CE6994B0-6A32-4C9F-8C6B-6E91EDA988CE}">
        <cr:reactions xmlns:cr="http://schemas.microsoft.com/office/comments/2020/reactions">
          <cr:reaction reactionType="1">
            <cr:reactionInfo dateUtc="2026-01-14T01:35:13Z">
              <cr:user userId="S::urn:spo:tenantanon#fe41c661-5baa-4417-b42a-a3f295dffd43::" userProvider="AD" userName="Usuario invitado"/>
            </cr:reactionInfo>
          </cr:reaction>
        </cr:reactions>
      </w16:ext>
    </w16cex:extLst>
  </w16cex:commentExtensible>
  <w16cex:commentExtensible w16cex:durableId="37E6BA26" w16cex:dateUtc="2026-01-13T17:33:00Z"/>
  <w16cex:commentExtensible w16cex:durableId="3A78416E" w16cex:dateUtc="2026-01-13T17:38:00Z"/>
  <w16cex:commentExtensible w16cex:durableId="2225D380" w16cex:dateUtc="2026-01-14T01:36:00Z">
    <w16cex:extLst>
      <w16:ext w16:uri="{CE6994B0-6A32-4C9F-8C6B-6E91EDA988CE}">
        <cr:reactions xmlns:cr="http://schemas.microsoft.com/office/comments/2020/reactions">
          <cr:reaction reactionType="1">
            <cr:reactionInfo dateUtc="2026-01-15T20:35:28Z">
              <cr:user userId="S::claudia.ramirez@sems.gob.mx::a57c0057-9271-47e7-bea3-c5cbfdfe70ce" userProvider="AD" userName="Claudia Ramírez Cisneros"/>
            </cr:reactionInfo>
          </cr:reaction>
        </cr:reactions>
      </w16:ext>
    </w16cex:extLst>
  </w16cex:commentExtensible>
  <w16cex:commentExtensible w16cex:durableId="6391D04B" w16cex:dateUtc="2026-01-13T17:41:00Z"/>
  <w16cex:commentExtensible w16cex:durableId="02428817" w16cex:dateUtc="2026-01-14T01:37:00Z">
    <w16cex:extLst>
      <w16:ext w16:uri="{CE6994B0-6A32-4C9F-8C6B-6E91EDA988CE}">
        <cr:reactions xmlns:cr="http://schemas.microsoft.com/office/comments/2020/reactions">
          <cr:reaction reactionType="1">
            <cr:reactionInfo dateUtc="2026-01-15T20:36:19Z">
              <cr:user userId="S::claudia.ramirez@sems.gob.mx::a57c0057-9271-47e7-bea3-c5cbfdfe70ce" userProvider="AD" userName="Claudia Ramírez Cisneros"/>
            </cr:reactionInfo>
          </cr:reaction>
        </cr:reactions>
      </w16:ext>
    </w16cex:extLst>
  </w16cex:commentExtensible>
  <w16cex:commentExtensible w16cex:durableId="6147598A" w16cex:dateUtc="2026-01-13T23:57:00Z">
    <w16cex:extLst>
      <w16:ext w16:uri="{CE6994B0-6A32-4C9F-8C6B-6E91EDA988CE}">
        <cr:reactions xmlns:cr="http://schemas.microsoft.com/office/comments/2020/reactions">
          <cr:reaction reactionType="1">
            <cr:reactionInfo dateUtc="2026-01-14T01:37:33Z">
              <cr:user userId="S::urn:spo:tenantanon#fe41c661-5baa-4417-b42a-a3f295dffd43::" userProvider="AD" userName="Usuario invitado"/>
            </cr:reactionInfo>
          </cr:reaction>
        </cr:reactions>
      </w16:ext>
    </w16cex:extLst>
  </w16cex:commentExtensible>
  <w16cex:commentExtensible w16cex:durableId="49C9329E" w16cex:dateUtc="2026-01-14T00:44:00Z">
    <w16cex:extLst>
      <w16:ext w16:uri="{CE6994B0-6A32-4C9F-8C6B-6E91EDA988CE}">
        <cr:reactions xmlns:cr="http://schemas.microsoft.com/office/comments/2020/reactions">
          <cr:reaction reactionType="1">
            <cr:reactionInfo dateUtc="2026-01-14T01:38:01Z">
              <cr:user userId="S::urn:spo:tenantanon#fe41c661-5baa-4417-b42a-a3f295dffd43::" userProvider="AD" userName="Usuario invitado"/>
            </cr:reactionInfo>
          </cr:reaction>
        </cr:reactions>
      </w16:ext>
    </w16cex:extLst>
  </w16cex:commentExtensible>
  <w16cex:commentExtensible w16cex:durableId="206F4DD3" w16cex:dateUtc="2026-01-14T00:55:00Z"/>
  <w16cex:commentExtensible w16cex:durableId="0019AC05" w16cex:dateUtc="2026-01-14T01:31:00Z">
    <w16cex:extLst>
      <w16:ext w16:uri="{CE6994B0-6A32-4C9F-8C6B-6E91EDA988CE}">
        <cr:reactions xmlns:cr="http://schemas.microsoft.com/office/comments/2020/reactions">
          <cr:reaction reactionType="1">
            <cr:reactionInfo dateUtc="2026-01-14T01:38:30Z">
              <cr:user userId="S::urn:spo:tenantanon#fe41c661-5baa-4417-b42a-a3f295dffd43::" userProvider="AD" userName="Usuario invitado"/>
            </cr:reactionInfo>
          </cr:reaction>
        </cr:reactions>
      </w16:ext>
    </w16cex:extLst>
  </w16cex:commentExtensible>
  <w16cex:commentExtensible w16cex:durableId="073421CF" w16cex:dateUtc="2026-01-14T01:32:00Z"/>
  <w16cex:commentExtensible w16cex:durableId="01636B18" w16cex:dateUtc="2026-01-14T01:56:00Z"/>
  <w16cex:commentExtensible w16cex:durableId="0005FA3C" w16cex:dateUtc="2026-01-14T02:37:00Z"/>
  <w16cex:commentExtensible w16cex:durableId="200404D5" w16cex:dateUtc="2026-01-15T20:40:00Z"/>
  <w16cex:commentExtensible w16cex:durableId="00F2ADE4" w16cex:dateUtc="2026-01-14T03:25:00Z">
    <w16cex:extLst>
      <w16:ext w16:uri="{CE6994B0-6A32-4C9F-8C6B-6E91EDA988CE}">
        <cr:reactions xmlns:cr="http://schemas.microsoft.com/office/comments/2020/reactions">
          <cr:reaction reactionType="1">
            <cr:reactionInfo dateUtc="2026-01-26T19:43:02Z">
              <cr:user userId="S::pavel.granados@sems.gob.mx::7b06dba7-dbaa-4250-9e28-86c31ddfc6e5" userProvider="AD" userName="Pavel Carlos Glauber Granados Chaparro"/>
            </cr:reactionInfo>
          </cr:reaction>
        </cr:reactions>
      </w16:ext>
    </w16cex:extLst>
  </w16cex:commentExtensible>
  <w16cex:commentExtensible w16cex:durableId="274DA292" w16cex:dateUtc="2026-01-15T20:44:00Z">
    <w16cex:extLst>
      <w16:ext w16:uri="{CE6994B0-6A32-4C9F-8C6B-6E91EDA988CE}">
        <cr:reactions xmlns:cr="http://schemas.microsoft.com/office/comments/2020/reactions">
          <cr:reaction reactionType="1">
            <cr:reactionInfo dateUtc="2026-01-26T19:43:18Z">
              <cr:user userId="S::pavel.granados@sems.gob.mx::7b06dba7-dbaa-4250-9e28-86c31ddfc6e5" userProvider="AD" userName="Pavel Carlos Glauber Granados Chaparro"/>
            </cr:reactionInfo>
          </cr:reaction>
        </cr:reactions>
      </w16:ext>
    </w16cex:extLst>
  </w16cex:commentExtensible>
  <w16cex:commentExtensible w16cex:durableId="2926828C" w16cex:dateUtc="2026-01-15T20:45:00Z"/>
  <w16cex:commentExtensible w16cex:durableId="0F650163" w16cex:dateUtc="2026-01-14T03:41:00Z"/>
  <w16cex:commentExtensible w16cex:durableId="47532E87" w16cex:dateUtc="2026-01-14T03:45:00Z"/>
  <w16cex:commentExtensible w16cex:durableId="57C7351C" w16cex:dateUtc="2026-01-14T03:50:00Z"/>
  <w16cex:commentExtensible w16cex:durableId="2EB3F2E7" w16cex:dateUtc="2026-01-14T03: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F48EB8A" w16cid:durableId="5BE4C007"/>
  <w16cid:commentId w16cid:paraId="0067AB59" w16cid:durableId="06194DED"/>
  <w16cid:commentId w16cid:paraId="1C492584" w16cid:durableId="06CB5A5F"/>
  <w16cid:commentId w16cid:paraId="0AD4B4D9" w16cid:durableId="6AC10ECC"/>
  <w16cid:commentId w16cid:paraId="59291F5C" w16cid:durableId="1F95441D"/>
  <w16cid:commentId w16cid:paraId="43BB65A9" w16cid:durableId="5C8884CB"/>
  <w16cid:commentId w16cid:paraId="7CB058B7" w16cid:durableId="3F1D4895"/>
  <w16cid:commentId w16cid:paraId="129D0585" w16cid:durableId="7E05A6B3"/>
  <w16cid:commentId w16cid:paraId="29D5B66F" w16cid:durableId="5E917C01"/>
  <w16cid:commentId w16cid:paraId="5FCC0F80" w16cid:durableId="4DE19B36"/>
  <w16cid:commentId w16cid:paraId="03DBA987" w16cid:durableId="3BA6B54A"/>
  <w16cid:commentId w16cid:paraId="1272E227" w16cid:durableId="5EA525DB"/>
  <w16cid:commentId w16cid:paraId="23C2D961" w16cid:durableId="24541D70"/>
  <w16cid:commentId w16cid:paraId="698E6B64" w16cid:durableId="12B014D7"/>
  <w16cid:commentId w16cid:paraId="28644AF4" w16cid:durableId="5B1E37B5"/>
  <w16cid:commentId w16cid:paraId="07563C56" w16cid:durableId="4E6F8A7C"/>
  <w16cid:commentId w16cid:paraId="21BF85D3" w16cid:durableId="4A7BCA4D"/>
  <w16cid:commentId w16cid:paraId="162BD935" w16cid:durableId="2C41A8D2"/>
  <w16cid:commentId w16cid:paraId="0F6660B6" w16cid:durableId="40FDFB09"/>
  <w16cid:commentId w16cid:paraId="3ECA3EB6" w16cid:durableId="02A3A065"/>
  <w16cid:commentId w16cid:paraId="6A91D63A" w16cid:durableId="5B78359C"/>
  <w16cid:commentId w16cid:paraId="72E8E693" w16cid:durableId="7A2453A7"/>
  <w16cid:commentId w16cid:paraId="448F0F09" w16cid:durableId="7BDF4FD0"/>
  <w16cid:commentId w16cid:paraId="625426C5" w16cid:durableId="1C96D975"/>
  <w16cid:commentId w16cid:paraId="6737FE95" w16cid:durableId="468A65DA"/>
  <w16cid:commentId w16cid:paraId="4FBDE372" w16cid:durableId="37E6BA26"/>
  <w16cid:commentId w16cid:paraId="425D33AC" w16cid:durableId="3A78416E"/>
  <w16cid:commentId w16cid:paraId="60C81A54" w16cid:durableId="2225D380"/>
  <w16cid:commentId w16cid:paraId="226D9B42" w16cid:durableId="6391D04B"/>
  <w16cid:commentId w16cid:paraId="7FAF9EB0" w16cid:durableId="02428817"/>
  <w16cid:commentId w16cid:paraId="4B9632DD" w16cid:durableId="6147598A"/>
  <w16cid:commentId w16cid:paraId="035C7965" w16cid:durableId="49C9329E"/>
  <w16cid:commentId w16cid:paraId="5010746D" w16cid:durableId="206F4DD3"/>
  <w16cid:commentId w16cid:paraId="1D30B195" w16cid:durableId="0019AC05"/>
  <w16cid:commentId w16cid:paraId="487B2648" w16cid:durableId="073421CF"/>
  <w16cid:commentId w16cid:paraId="4F0865FF" w16cid:durableId="01636B18"/>
  <w16cid:commentId w16cid:paraId="1BE6C5C8" w16cid:durableId="0005FA3C"/>
  <w16cid:commentId w16cid:paraId="3EC81C56" w16cid:durableId="200404D5"/>
  <w16cid:commentId w16cid:paraId="7CB88617" w16cid:durableId="00F2ADE4"/>
  <w16cid:commentId w16cid:paraId="724F0908" w16cid:durableId="274DA292"/>
  <w16cid:commentId w16cid:paraId="74177092" w16cid:durableId="2926828C"/>
  <w16cid:commentId w16cid:paraId="041564E3" w16cid:durableId="0F650163"/>
  <w16cid:commentId w16cid:paraId="2F94144B" w16cid:durableId="47532E87"/>
  <w16cid:commentId w16cid:paraId="3326FA78" w16cid:durableId="57C7351C"/>
  <w16cid:commentId w16cid:paraId="6167F980" w16cid:durableId="2EB3F2E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altName w:val="游明朝"/>
    <w:panose1 w:val="00000000000000000000"/>
    <w:charset w:val="80"/>
    <w:family w:val="roman"/>
    <w:notTrueType/>
    <w:pitch w:val="default"/>
  </w:font>
</w:fonts>
</file>

<file path=word/intelligence2.xml><?xml version="1.0" encoding="utf-8"?>
<int2:intelligence xmlns:int2="http://schemas.microsoft.com/office/intelligence/2020/intelligence" xmlns:oel="http://schemas.microsoft.com/office/2019/extlst">
  <int2:observations>
    <int2:textHash int2:hashCode="yYwGWRRzuR0MYl" int2:id="Dbt1MINp">
      <int2:state int2:value="Rejected" int2:type="spell"/>
    </int2:textHash>
    <int2:textHash int2:hashCode="yEs1epwOX2tMkf" int2:id="hWauthXh">
      <int2:state int2:value="Rejected" int2:type="spell"/>
    </int2:textHash>
  </int2:observations>
  <int2:intelligenceSettings/>
  <int2:onDemandWorkflows/>
</int2:intelligence>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laudia Ramírez Cisneros">
    <w15:presenceInfo w15:providerId="AD" w15:userId="S::claudia.ramirez@sems.gob.mx::a57c0057-9271-47e7-bea3-c5cbfdfe70ce"/>
  </w15:person>
  <w15:person w15:author="Cristina Alejandra Muñoz Ortega">
    <w15:presenceInfo w15:providerId="AD" w15:userId="S::cristina.munoz@sems.gob.mx::711f7a14-a5c0-4663-894e-dd090a595407"/>
  </w15:person>
  <w15:person w15:author="Usuario invitado">
    <w15:presenceInfo w15:providerId="AD" w15:userId="S::urn:spo:tenantanon#fe41c661-5baa-4417-b42a-a3f295dffd4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0FF"/>
    <w:rsid w:val="00054BAA"/>
    <w:rsid w:val="00065923"/>
    <w:rsid w:val="000A09FA"/>
    <w:rsid w:val="0013526F"/>
    <w:rsid w:val="001A1F55"/>
    <w:rsid w:val="0022143E"/>
    <w:rsid w:val="0023212D"/>
    <w:rsid w:val="002550FF"/>
    <w:rsid w:val="00367CBE"/>
    <w:rsid w:val="004A08F1"/>
    <w:rsid w:val="004A5D82"/>
    <w:rsid w:val="005028CC"/>
    <w:rsid w:val="0052255F"/>
    <w:rsid w:val="005811F9"/>
    <w:rsid w:val="0059740B"/>
    <w:rsid w:val="005B3B59"/>
    <w:rsid w:val="007C0EE0"/>
    <w:rsid w:val="008741E2"/>
    <w:rsid w:val="008D6F9C"/>
    <w:rsid w:val="009617C8"/>
    <w:rsid w:val="00A15F09"/>
    <w:rsid w:val="00A21BD0"/>
    <w:rsid w:val="00AE4966"/>
    <w:rsid w:val="00B36A49"/>
    <w:rsid w:val="00BA6DC2"/>
    <w:rsid w:val="00BC5850"/>
    <w:rsid w:val="00BE39EC"/>
    <w:rsid w:val="00C0116D"/>
    <w:rsid w:val="00C05197"/>
    <w:rsid w:val="00C50319"/>
    <w:rsid w:val="00EA0AD9"/>
    <w:rsid w:val="00ED5E4F"/>
    <w:rsid w:val="00EE5B3A"/>
    <w:rsid w:val="00F50F7C"/>
    <w:rsid w:val="00FD166A"/>
    <w:rsid w:val="01093453"/>
    <w:rsid w:val="01207539"/>
    <w:rsid w:val="014B2C7E"/>
    <w:rsid w:val="028BCF5F"/>
    <w:rsid w:val="03830FEA"/>
    <w:rsid w:val="03B36E01"/>
    <w:rsid w:val="04903F88"/>
    <w:rsid w:val="04FC18CB"/>
    <w:rsid w:val="050D65DC"/>
    <w:rsid w:val="05AAE8BC"/>
    <w:rsid w:val="05FD383A"/>
    <w:rsid w:val="06898DA6"/>
    <w:rsid w:val="06946F7E"/>
    <w:rsid w:val="06C931D0"/>
    <w:rsid w:val="06D0C94B"/>
    <w:rsid w:val="06FC7C0D"/>
    <w:rsid w:val="074C5E80"/>
    <w:rsid w:val="076BE547"/>
    <w:rsid w:val="0817C48C"/>
    <w:rsid w:val="094C60CF"/>
    <w:rsid w:val="0A6B3538"/>
    <w:rsid w:val="0A925EF1"/>
    <w:rsid w:val="0B23C3AE"/>
    <w:rsid w:val="0B41F334"/>
    <w:rsid w:val="0BDF2CDE"/>
    <w:rsid w:val="0C0183AA"/>
    <w:rsid w:val="0C364D13"/>
    <w:rsid w:val="0C50317D"/>
    <w:rsid w:val="0C75BFBC"/>
    <w:rsid w:val="0CA52615"/>
    <w:rsid w:val="0D06F344"/>
    <w:rsid w:val="0D890E71"/>
    <w:rsid w:val="0DA36F01"/>
    <w:rsid w:val="0E07BB1B"/>
    <w:rsid w:val="0E39EBCD"/>
    <w:rsid w:val="0EA71AB1"/>
    <w:rsid w:val="0F09D871"/>
    <w:rsid w:val="1011C22C"/>
    <w:rsid w:val="10BD664E"/>
    <w:rsid w:val="122CECB1"/>
    <w:rsid w:val="124D9A5F"/>
    <w:rsid w:val="125FECAA"/>
    <w:rsid w:val="12D23584"/>
    <w:rsid w:val="12D2904F"/>
    <w:rsid w:val="12E6D577"/>
    <w:rsid w:val="12FE82D7"/>
    <w:rsid w:val="1535DCC1"/>
    <w:rsid w:val="1539A125"/>
    <w:rsid w:val="15CBE8E2"/>
    <w:rsid w:val="15DD2265"/>
    <w:rsid w:val="160D4D34"/>
    <w:rsid w:val="1645A276"/>
    <w:rsid w:val="174C8EA9"/>
    <w:rsid w:val="179BC097"/>
    <w:rsid w:val="17D04D5E"/>
    <w:rsid w:val="1891E239"/>
    <w:rsid w:val="18A7495A"/>
    <w:rsid w:val="1A3D2700"/>
    <w:rsid w:val="1A502776"/>
    <w:rsid w:val="1AC25B90"/>
    <w:rsid w:val="1AF5FA39"/>
    <w:rsid w:val="1B2C8882"/>
    <w:rsid w:val="1B9D796D"/>
    <w:rsid w:val="1BFEF430"/>
    <w:rsid w:val="1C048A85"/>
    <w:rsid w:val="1C46A0C9"/>
    <w:rsid w:val="1CC8817E"/>
    <w:rsid w:val="1CF83004"/>
    <w:rsid w:val="1D96D190"/>
    <w:rsid w:val="1EEC0711"/>
    <w:rsid w:val="1FCC6386"/>
    <w:rsid w:val="1FCDB700"/>
    <w:rsid w:val="20371ED2"/>
    <w:rsid w:val="203ED2B6"/>
    <w:rsid w:val="20611A2A"/>
    <w:rsid w:val="2067BAEE"/>
    <w:rsid w:val="2122A4E2"/>
    <w:rsid w:val="21A5B978"/>
    <w:rsid w:val="224802D1"/>
    <w:rsid w:val="22609DBC"/>
    <w:rsid w:val="23115A80"/>
    <w:rsid w:val="231A7813"/>
    <w:rsid w:val="23431498"/>
    <w:rsid w:val="23B53838"/>
    <w:rsid w:val="23C01305"/>
    <w:rsid w:val="23E2529E"/>
    <w:rsid w:val="23ECB751"/>
    <w:rsid w:val="2401BB7A"/>
    <w:rsid w:val="2485F878"/>
    <w:rsid w:val="261CEEAC"/>
    <w:rsid w:val="262EA21D"/>
    <w:rsid w:val="27078016"/>
    <w:rsid w:val="2707EF4E"/>
    <w:rsid w:val="278D7C36"/>
    <w:rsid w:val="2798E185"/>
    <w:rsid w:val="27E9718F"/>
    <w:rsid w:val="28165AC5"/>
    <w:rsid w:val="290C9EFA"/>
    <w:rsid w:val="2928E6FD"/>
    <w:rsid w:val="294F7349"/>
    <w:rsid w:val="29DF3FBC"/>
    <w:rsid w:val="2A040A89"/>
    <w:rsid w:val="2AAD8EA8"/>
    <w:rsid w:val="2B4453B5"/>
    <w:rsid w:val="2C036781"/>
    <w:rsid w:val="2C0A73A7"/>
    <w:rsid w:val="2C30D4FD"/>
    <w:rsid w:val="2C8B48E2"/>
    <w:rsid w:val="2CBF78F5"/>
    <w:rsid w:val="2D638718"/>
    <w:rsid w:val="2D85946C"/>
    <w:rsid w:val="2D88B2C3"/>
    <w:rsid w:val="2E337243"/>
    <w:rsid w:val="2E47E872"/>
    <w:rsid w:val="2E4F4118"/>
    <w:rsid w:val="2F859171"/>
    <w:rsid w:val="2FA0D156"/>
    <w:rsid w:val="2FC512C4"/>
    <w:rsid w:val="32A43705"/>
    <w:rsid w:val="32C8FBFF"/>
    <w:rsid w:val="33124135"/>
    <w:rsid w:val="334783E3"/>
    <w:rsid w:val="3368472B"/>
    <w:rsid w:val="3389633D"/>
    <w:rsid w:val="33DF4684"/>
    <w:rsid w:val="340DD163"/>
    <w:rsid w:val="341D585E"/>
    <w:rsid w:val="347B3375"/>
    <w:rsid w:val="35139909"/>
    <w:rsid w:val="35281B38"/>
    <w:rsid w:val="35A44C4A"/>
    <w:rsid w:val="35AE70D3"/>
    <w:rsid w:val="361765E0"/>
    <w:rsid w:val="372844F2"/>
    <w:rsid w:val="378AEB73"/>
    <w:rsid w:val="37C83B34"/>
    <w:rsid w:val="38B14D91"/>
    <w:rsid w:val="39200DCE"/>
    <w:rsid w:val="39B614C3"/>
    <w:rsid w:val="3A10A68F"/>
    <w:rsid w:val="3A465541"/>
    <w:rsid w:val="3A921495"/>
    <w:rsid w:val="3BD8E9C4"/>
    <w:rsid w:val="3C940AD5"/>
    <w:rsid w:val="3CCDFF69"/>
    <w:rsid w:val="3D3C82FF"/>
    <w:rsid w:val="3D5A7F9F"/>
    <w:rsid w:val="3D89AAE7"/>
    <w:rsid w:val="3DBC545F"/>
    <w:rsid w:val="3DEAE232"/>
    <w:rsid w:val="3DFC8BCA"/>
    <w:rsid w:val="3E20724C"/>
    <w:rsid w:val="3E33EE50"/>
    <w:rsid w:val="3E746EEA"/>
    <w:rsid w:val="3ECF232D"/>
    <w:rsid w:val="3F05DC4B"/>
    <w:rsid w:val="3F674225"/>
    <w:rsid w:val="3F7781F5"/>
    <w:rsid w:val="401E47E7"/>
    <w:rsid w:val="408EBA82"/>
    <w:rsid w:val="4185BFE4"/>
    <w:rsid w:val="41ACB375"/>
    <w:rsid w:val="41C0AB76"/>
    <w:rsid w:val="421898DA"/>
    <w:rsid w:val="42B20042"/>
    <w:rsid w:val="43227619"/>
    <w:rsid w:val="4348C004"/>
    <w:rsid w:val="435575A8"/>
    <w:rsid w:val="437F1131"/>
    <w:rsid w:val="44DEF8AF"/>
    <w:rsid w:val="45927788"/>
    <w:rsid w:val="45D38D9A"/>
    <w:rsid w:val="474113DE"/>
    <w:rsid w:val="4742D51C"/>
    <w:rsid w:val="47A6F745"/>
    <w:rsid w:val="47CB2784"/>
    <w:rsid w:val="47F78C33"/>
    <w:rsid w:val="488AA799"/>
    <w:rsid w:val="48B2C12B"/>
    <w:rsid w:val="490D8597"/>
    <w:rsid w:val="4940A3B0"/>
    <w:rsid w:val="497129F3"/>
    <w:rsid w:val="49D4E76C"/>
    <w:rsid w:val="4A65E07C"/>
    <w:rsid w:val="4A7A92C3"/>
    <w:rsid w:val="4A874FDF"/>
    <w:rsid w:val="4B314262"/>
    <w:rsid w:val="4B93DF39"/>
    <w:rsid w:val="4BCB7271"/>
    <w:rsid w:val="4BEADE92"/>
    <w:rsid w:val="4D583989"/>
    <w:rsid w:val="4E0AB44D"/>
    <w:rsid w:val="4E6CE7C7"/>
    <w:rsid w:val="4EA77953"/>
    <w:rsid w:val="4EBB76FB"/>
    <w:rsid w:val="4ED54300"/>
    <w:rsid w:val="4ED8A361"/>
    <w:rsid w:val="4FFA78C0"/>
    <w:rsid w:val="50213FBC"/>
    <w:rsid w:val="504CB805"/>
    <w:rsid w:val="510EFDB6"/>
    <w:rsid w:val="51219F5E"/>
    <w:rsid w:val="5127B89D"/>
    <w:rsid w:val="51C54B4D"/>
    <w:rsid w:val="530DD80F"/>
    <w:rsid w:val="5332CEE3"/>
    <w:rsid w:val="53452AAA"/>
    <w:rsid w:val="54F57368"/>
    <w:rsid w:val="552C5F53"/>
    <w:rsid w:val="552CE6B6"/>
    <w:rsid w:val="55543895"/>
    <w:rsid w:val="5583FB23"/>
    <w:rsid w:val="56478790"/>
    <w:rsid w:val="56B2191F"/>
    <w:rsid w:val="56F56607"/>
    <w:rsid w:val="58391C55"/>
    <w:rsid w:val="58CC027C"/>
    <w:rsid w:val="593D30F9"/>
    <w:rsid w:val="596FF00D"/>
    <w:rsid w:val="5AC1922E"/>
    <w:rsid w:val="5B150881"/>
    <w:rsid w:val="5B272183"/>
    <w:rsid w:val="5B7D04FA"/>
    <w:rsid w:val="5B93690A"/>
    <w:rsid w:val="5BC4887C"/>
    <w:rsid w:val="5C749915"/>
    <w:rsid w:val="5CBBB3B0"/>
    <w:rsid w:val="5CC1A1B9"/>
    <w:rsid w:val="5D1CEA5C"/>
    <w:rsid w:val="5D5FB968"/>
    <w:rsid w:val="5D65EA47"/>
    <w:rsid w:val="5D867208"/>
    <w:rsid w:val="5E932B87"/>
    <w:rsid w:val="5EAFDA17"/>
    <w:rsid w:val="5EC0B1C3"/>
    <w:rsid w:val="5FDEB8D7"/>
    <w:rsid w:val="5FDED1C9"/>
    <w:rsid w:val="603A650D"/>
    <w:rsid w:val="605980CB"/>
    <w:rsid w:val="60CC13C6"/>
    <w:rsid w:val="60DA7A2E"/>
    <w:rsid w:val="60EB04A0"/>
    <w:rsid w:val="61C70A0A"/>
    <w:rsid w:val="6278ED49"/>
    <w:rsid w:val="6314C04E"/>
    <w:rsid w:val="6346B189"/>
    <w:rsid w:val="63690A8E"/>
    <w:rsid w:val="64C7E510"/>
    <w:rsid w:val="65C951AD"/>
    <w:rsid w:val="66662F45"/>
    <w:rsid w:val="66836812"/>
    <w:rsid w:val="67824CE3"/>
    <w:rsid w:val="68BA4A51"/>
    <w:rsid w:val="6908B712"/>
    <w:rsid w:val="6A071387"/>
    <w:rsid w:val="6A9C52C2"/>
    <w:rsid w:val="6B8ED24B"/>
    <w:rsid w:val="6BAD0E02"/>
    <w:rsid w:val="6C38F3CD"/>
    <w:rsid w:val="6CAB7631"/>
    <w:rsid w:val="6CE6EDD3"/>
    <w:rsid w:val="6D03817A"/>
    <w:rsid w:val="6DDA21EC"/>
    <w:rsid w:val="6EADA74D"/>
    <w:rsid w:val="6EBAB4BF"/>
    <w:rsid w:val="6EC7788B"/>
    <w:rsid w:val="70D882D1"/>
    <w:rsid w:val="73E7A666"/>
    <w:rsid w:val="7490B86F"/>
    <w:rsid w:val="74B753BB"/>
    <w:rsid w:val="74FD92E1"/>
    <w:rsid w:val="759313C1"/>
    <w:rsid w:val="7610B6D3"/>
    <w:rsid w:val="765368AB"/>
    <w:rsid w:val="76958679"/>
    <w:rsid w:val="772038D0"/>
    <w:rsid w:val="780F0139"/>
    <w:rsid w:val="782E25BC"/>
    <w:rsid w:val="78589F81"/>
    <w:rsid w:val="78C8DCC0"/>
    <w:rsid w:val="78DB31E5"/>
    <w:rsid w:val="79430C59"/>
    <w:rsid w:val="79D557B9"/>
    <w:rsid w:val="7A5B6D28"/>
    <w:rsid w:val="7A6EBAD2"/>
    <w:rsid w:val="7AE281B2"/>
    <w:rsid w:val="7BA5E24B"/>
    <w:rsid w:val="7BAD06AF"/>
    <w:rsid w:val="7BBE52B0"/>
    <w:rsid w:val="7BEE74FF"/>
    <w:rsid w:val="7CC7749A"/>
    <w:rsid w:val="7D06E71F"/>
    <w:rsid w:val="7DAD91E0"/>
    <w:rsid w:val="7DB1148B"/>
    <w:rsid w:val="7E38C181"/>
    <w:rsid w:val="7E7B9C1F"/>
    <w:rsid w:val="7ED6729E"/>
    <w:rsid w:val="7F484FB2"/>
    <w:rsid w:val="7F602BF9"/>
    <w:rsid w:val="7F7E86FD"/>
    <w:rsid w:val="7F82EAD3"/>
    <w:rsid w:val="7F9A575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34EA4E3"/>
  <w15:chartTrackingRefBased/>
  <w15:docId w15:val="{BC875859-6F60-4C90-8C8E-D334CFC43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550F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50F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50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50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50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50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50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50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50FF"/>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550FF"/>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2550FF"/>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2550FF"/>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2550FF"/>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550FF"/>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550FF"/>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550FF"/>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550FF"/>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550FF"/>
    <w:rPr>
      <w:rFonts w:eastAsiaTheme="majorEastAsia" w:cstheme="majorBidi"/>
      <w:color w:val="272727" w:themeColor="text1" w:themeTint="D8"/>
    </w:rPr>
  </w:style>
  <w:style w:type="paragraph" w:styleId="Title">
    <w:name w:val="Title"/>
    <w:basedOn w:val="Normal"/>
    <w:next w:val="Normal"/>
    <w:link w:val="TitleChar"/>
    <w:uiPriority w:val="10"/>
    <w:qFormat/>
    <w:rsid w:val="002550FF"/>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550FF"/>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550FF"/>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550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50FF"/>
    <w:pPr>
      <w:spacing w:before="160"/>
      <w:jc w:val="center"/>
    </w:pPr>
    <w:rPr>
      <w:i/>
      <w:iCs/>
      <w:color w:val="404040" w:themeColor="text1" w:themeTint="BF"/>
    </w:rPr>
  </w:style>
  <w:style w:type="character" w:styleId="QuoteChar" w:customStyle="1">
    <w:name w:val="Quote Char"/>
    <w:basedOn w:val="DefaultParagraphFont"/>
    <w:link w:val="Quote"/>
    <w:uiPriority w:val="29"/>
    <w:rsid w:val="002550FF"/>
    <w:rPr>
      <w:i/>
      <w:iCs/>
      <w:color w:val="404040" w:themeColor="text1" w:themeTint="BF"/>
    </w:rPr>
  </w:style>
  <w:style w:type="paragraph" w:styleId="ListParagraph">
    <w:name w:val="List Paragraph"/>
    <w:basedOn w:val="Normal"/>
    <w:uiPriority w:val="34"/>
    <w:qFormat/>
    <w:rsid w:val="002550FF"/>
    <w:pPr>
      <w:ind w:left="720"/>
      <w:contextualSpacing/>
    </w:pPr>
  </w:style>
  <w:style w:type="character" w:styleId="IntenseEmphasis">
    <w:name w:val="Intense Emphasis"/>
    <w:basedOn w:val="DefaultParagraphFont"/>
    <w:uiPriority w:val="21"/>
    <w:qFormat/>
    <w:rsid w:val="002550FF"/>
    <w:rPr>
      <w:i/>
      <w:iCs/>
      <w:color w:val="0F4761" w:themeColor="accent1" w:themeShade="BF"/>
    </w:rPr>
  </w:style>
  <w:style w:type="paragraph" w:styleId="IntenseQuote">
    <w:name w:val="Intense Quote"/>
    <w:basedOn w:val="Normal"/>
    <w:next w:val="Normal"/>
    <w:link w:val="IntenseQuoteChar"/>
    <w:uiPriority w:val="30"/>
    <w:qFormat/>
    <w:rsid w:val="002550F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550FF"/>
    <w:rPr>
      <w:i/>
      <w:iCs/>
      <w:color w:val="0F4761" w:themeColor="accent1" w:themeShade="BF"/>
    </w:rPr>
  </w:style>
  <w:style w:type="character" w:styleId="IntenseReference">
    <w:name w:val="Intense Reference"/>
    <w:basedOn w:val="DefaultParagraphFont"/>
    <w:uiPriority w:val="32"/>
    <w:qFormat/>
    <w:rsid w:val="002550FF"/>
    <w:rPr>
      <w:b/>
      <w:bCs/>
      <w:smallCaps/>
      <w:color w:val="0F4761" w:themeColor="accent1" w:themeShade="BF"/>
      <w:spacing w:val="5"/>
    </w:rPr>
  </w:style>
  <w:style w:type="paragraph" w:styleId="FirstParagraph" w:customStyle="1">
    <w:name w:val="First Paragraph"/>
    <w:basedOn w:val="Normal"/>
    <w:uiPriority w:val="1"/>
    <w:qFormat/>
    <w:rsid w:val="4348C004"/>
    <w:pPr>
      <w:spacing w:after="0" w:line="480" w:lineRule="auto"/>
      <w:ind w:right="567" w:firstLine="720"/>
      <w:contextualSpacing/>
      <w:jc w:val="both"/>
    </w:pPr>
    <w:rPr>
      <w:rFonts w:eastAsiaTheme="minorEastAsia"/>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8741E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12" Type="http://schemas.microsoft.com/office/2020/10/relationships/intelligence" Target="intelligence2.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microsoft.com/office/2019/05/relationships/documenttasks" Target="documenttasks/documenttasks1.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documenttasks/documenttasks1.xml><?xml version="1.0" encoding="utf-8"?>
<t:Tasks xmlns:t="http://schemas.microsoft.com/office/tasks/2019/documenttasks" xmlns:oel="http://schemas.microsoft.com/office/2019/extlst">
  <t:Task id="{0CD470DC-6599-4814-B806-25FD2218BAF9}">
    <t:Anchor>
      <t:Comment id="1541718023"/>
    </t:Anchor>
    <t:History>
      <t:Event id="{BD160370-9C55-4945-9E91-C99B24CA7A04}" time="2026-01-15T20:03:47.224Z">
        <t:Attribution userId="S::claudia.ramirez@sems.gob.mx::a57c0057-9271-47e7-bea3-c5cbfdfe70ce" userProvider="AD" userName="Claudia Ramírez Cisneros"/>
        <t:Anchor>
          <t:Comment id="1541718023"/>
        </t:Anchor>
        <t:Create/>
      </t:Event>
      <t:Event id="{8AF1A06D-4EF0-4C80-9DE7-CC6ED13A94C8}" time="2026-01-15T20:03:47.224Z">
        <t:Attribution userId="S::claudia.ramirez@sems.gob.mx::a57c0057-9271-47e7-bea3-c5cbfdfe70ce" userProvider="AD" userName="Claudia Ramírez Cisneros"/>
        <t:Anchor>
          <t:Comment id="1541718023"/>
        </t:Anchor>
        <t:Assign userId="S::pavel.granados@sems.gob.mx::7b06dba7-dbaa-4250-9e28-86c31ddfc6e5" userProvider="AD" userName="Pavel Carlos Glauber Granados Chaparro"/>
      </t:Event>
      <t:Event id="{CC244AE3-06E4-4655-9400-374930335453}" time="2026-01-15T20:03:47.224Z">
        <t:Attribution userId="S::claudia.ramirez@sems.gob.mx::a57c0057-9271-47e7-bea3-c5cbfdfe70ce" userProvider="AD" userName="Claudia Ramírez Cisneros"/>
        <t:Anchor>
          <t:Comment id="1541718023"/>
        </t:Anchor>
        <t:SetTitle title="…lo mencionado son sensaciones, pero que sí las generan. Me confieso neófita en cuanto a la clasificación que desde alguna ciencia pueda hacerse de estos términos. @Pavel Carlos Glauber Granados Chaparro Solo es una sugerencia que quizá no aporte mucho."/>
      </t:Event>
      <t:Event id="{F66391C6-2C5B-4423-B4F2-47D8A1C744BF}" time="2026-01-26T19:39:27.165Z">
        <t:Attribution userId="S::pavel.granados@sems.gob.mx::7b06dba7-dbaa-4250-9e28-86c31ddfc6e5" userProvider="AD" userName="Pavel Carlos Glauber Granados Chaparro"/>
        <t:Progress percentComplete="100"/>
      </t:Event>
    </t:History>
  </t:Task>
</t:Task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Pavel Granados</dc:creator>
  <keywords/>
  <dc:description/>
  <lastModifiedBy>Cristina Alejandra Muñoz Ortega</lastModifiedBy>
  <revision>18</revision>
  <dcterms:created xsi:type="dcterms:W3CDTF">2026-01-05T18:21:00.0000000Z</dcterms:created>
  <dcterms:modified xsi:type="dcterms:W3CDTF">2026-01-28T20:12:02.2147868Z</dcterms:modified>
</coreProperties>
</file>